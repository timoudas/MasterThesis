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15F6" w14:textId="77777777" w:rsidR="00B1296F" w:rsidRPr="002308A3" w:rsidRDefault="00523B7C">
      <w:pPr>
        <w:pStyle w:val="Heading1"/>
        <w:spacing w:after="482" w:line="314" w:lineRule="auto"/>
        <w:ind w:left="727"/>
        <w:rPr>
          <w:lang w:val="en-US"/>
        </w:rPr>
      </w:pPr>
      <w:r w:rsidRPr="002308A3">
        <w:rPr>
          <w:sz w:val="20"/>
          <w:lang w:val="en-US"/>
        </w:rPr>
        <w:t>The effects of financial stress on the Swedish economy</w:t>
      </w:r>
    </w:p>
    <w:p w14:paraId="562F7A86" w14:textId="77777777" w:rsidR="00B1296F" w:rsidRPr="005F4E79" w:rsidRDefault="00523B7C">
      <w:pPr>
        <w:spacing w:after="890" w:line="265" w:lineRule="auto"/>
        <w:ind w:left="754" w:right="778"/>
        <w:jc w:val="center"/>
        <w:rPr>
          <w:lang w:val="en-US"/>
        </w:rPr>
      </w:pPr>
      <w:r w:rsidRPr="005F4E79">
        <w:rPr>
          <w:lang w:val="en-US"/>
        </w:rPr>
        <w:t>Andreas Timoudas</w:t>
      </w:r>
    </w:p>
    <w:p w14:paraId="767C3FB1" w14:textId="77777777" w:rsidR="00B1296F" w:rsidRPr="002308A3" w:rsidRDefault="00523B7C">
      <w:pPr>
        <w:spacing w:after="40" w:line="265" w:lineRule="auto"/>
        <w:ind w:left="754" w:right="778"/>
        <w:jc w:val="center"/>
        <w:rPr>
          <w:lang w:val="en-US"/>
        </w:rPr>
      </w:pPr>
      <w:r w:rsidRPr="002308A3">
        <w:rPr>
          <w:lang w:val="en-US"/>
        </w:rPr>
        <w:t>Department of Economics, Stockholm University</w:t>
      </w:r>
    </w:p>
    <w:p w14:paraId="17A4616A" w14:textId="77777777" w:rsidR="00B1296F" w:rsidRPr="002308A3" w:rsidRDefault="00523B7C">
      <w:pPr>
        <w:spacing w:after="3" w:line="265" w:lineRule="auto"/>
        <w:ind w:left="754" w:right="778"/>
        <w:jc w:val="center"/>
        <w:rPr>
          <w:lang w:val="en-US"/>
        </w:rPr>
      </w:pPr>
      <w:r w:rsidRPr="002308A3">
        <w:rPr>
          <w:lang w:val="en-US"/>
        </w:rPr>
        <w:t>Spring 2022</w:t>
      </w:r>
    </w:p>
    <w:p w14:paraId="1839D994" w14:textId="77777777" w:rsidR="00B1296F" w:rsidRDefault="00523B7C">
      <w:pPr>
        <w:spacing w:after="4811" w:line="259" w:lineRule="auto"/>
        <w:ind w:left="2303" w:right="0" w:firstLine="0"/>
        <w:jc w:val="left"/>
      </w:pPr>
      <w:r>
        <w:rPr>
          <w:noProof/>
        </w:rPr>
        <w:drawing>
          <wp:inline distT="0" distB="0" distL="0" distR="0" wp14:anchorId="2B5C94CE" wp14:editId="19C57855">
            <wp:extent cx="1439977" cy="1439977"/>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1439977" cy="1439977"/>
                    </a:xfrm>
                    <a:prstGeom prst="rect">
                      <a:avLst/>
                    </a:prstGeom>
                  </pic:spPr>
                </pic:pic>
              </a:graphicData>
            </a:graphic>
          </wp:inline>
        </w:drawing>
      </w:r>
    </w:p>
    <w:p w14:paraId="2D9A728C" w14:textId="77777777" w:rsidR="005F4E79" w:rsidRDefault="005F4E79">
      <w:pPr>
        <w:spacing w:after="733" w:line="259" w:lineRule="auto"/>
        <w:ind w:left="0" w:firstLine="0"/>
        <w:jc w:val="center"/>
        <w:rPr>
          <w:b/>
          <w:sz w:val="18"/>
          <w:lang w:val="en-US"/>
        </w:rPr>
      </w:pPr>
    </w:p>
    <w:p w14:paraId="5CBC1D31" w14:textId="77777777" w:rsidR="005F4E79" w:rsidRDefault="005F4E79">
      <w:pPr>
        <w:spacing w:after="733" w:line="259" w:lineRule="auto"/>
        <w:ind w:left="0" w:firstLine="0"/>
        <w:jc w:val="center"/>
        <w:rPr>
          <w:b/>
          <w:sz w:val="18"/>
          <w:lang w:val="en-US"/>
        </w:rPr>
      </w:pPr>
    </w:p>
    <w:p w14:paraId="46DF801A" w14:textId="77777777" w:rsidR="005F4E79" w:rsidRDefault="005F4E79">
      <w:pPr>
        <w:spacing w:after="733" w:line="259" w:lineRule="auto"/>
        <w:ind w:left="0" w:firstLine="0"/>
        <w:jc w:val="center"/>
        <w:rPr>
          <w:b/>
          <w:sz w:val="18"/>
          <w:lang w:val="en-US"/>
        </w:rPr>
      </w:pPr>
    </w:p>
    <w:p w14:paraId="7E5CD3D6" w14:textId="37B8C80E" w:rsidR="00B1296F" w:rsidRPr="005F4E79" w:rsidRDefault="00523B7C">
      <w:pPr>
        <w:spacing w:after="733" w:line="259" w:lineRule="auto"/>
        <w:ind w:left="0" w:firstLine="0"/>
        <w:jc w:val="center"/>
        <w:rPr>
          <w:highlight w:val="red"/>
          <w:lang w:val="en-US"/>
        </w:rPr>
      </w:pPr>
      <w:r w:rsidRPr="005F4E79">
        <w:rPr>
          <w:b/>
          <w:sz w:val="18"/>
          <w:highlight w:val="red"/>
          <w:lang w:val="en-US"/>
        </w:rPr>
        <w:lastRenderedPageBreak/>
        <w:t>Abstract</w:t>
      </w:r>
    </w:p>
    <w:p w14:paraId="4A37A71C" w14:textId="77777777" w:rsidR="00B1296F" w:rsidRPr="005F4E79" w:rsidRDefault="00523B7C">
      <w:pPr>
        <w:spacing w:after="0" w:line="259" w:lineRule="auto"/>
        <w:ind w:left="775" w:right="0" w:firstLine="0"/>
        <w:jc w:val="left"/>
        <w:rPr>
          <w:highlight w:val="red"/>
          <w:lang w:val="en-US"/>
        </w:rPr>
      </w:pPr>
      <w:r w:rsidRPr="005F4E79">
        <w:rPr>
          <w:rFonts w:ascii="Calibri" w:eastAsia="Calibri" w:hAnsi="Calibri" w:cs="Calibri"/>
          <w:i/>
          <w:sz w:val="18"/>
          <w:highlight w:val="red"/>
          <w:lang w:val="en-US"/>
        </w:rPr>
        <w:t>Keywords</w:t>
      </w:r>
      <w:r w:rsidRPr="005F4E79">
        <w:rPr>
          <w:i/>
          <w:sz w:val="18"/>
          <w:highlight w:val="red"/>
          <w:lang w:val="en-US"/>
        </w:rPr>
        <w:t>: Macroeconomics, Time-series</w:t>
      </w:r>
    </w:p>
    <w:p w14:paraId="5412CC71" w14:textId="77777777" w:rsidR="00B1296F" w:rsidRPr="002308A3" w:rsidRDefault="00523B7C">
      <w:pPr>
        <w:spacing w:after="720" w:line="265" w:lineRule="auto"/>
        <w:ind w:left="-5" w:right="0"/>
        <w:jc w:val="left"/>
        <w:rPr>
          <w:lang w:val="en-US"/>
        </w:rPr>
      </w:pPr>
      <w:r w:rsidRPr="005F4E79">
        <w:rPr>
          <w:b/>
          <w:sz w:val="29"/>
          <w:highlight w:val="red"/>
          <w:lang w:val="en-US"/>
        </w:rPr>
        <w:t>Acknowledgements</w:t>
      </w:r>
    </w:p>
    <w:p w14:paraId="7039DAC6" w14:textId="77777777" w:rsidR="00B1296F" w:rsidRPr="002308A3" w:rsidRDefault="00523B7C">
      <w:pPr>
        <w:pStyle w:val="Heading1"/>
        <w:tabs>
          <w:tab w:val="center" w:pos="1372"/>
        </w:tabs>
        <w:ind w:left="-15" w:firstLine="0"/>
        <w:rPr>
          <w:lang w:val="en-US"/>
        </w:rPr>
      </w:pPr>
      <w:r w:rsidRPr="002308A3">
        <w:rPr>
          <w:lang w:val="en-US"/>
        </w:rPr>
        <w:t>1</w:t>
      </w:r>
      <w:r w:rsidRPr="002308A3">
        <w:rPr>
          <w:lang w:val="en-US"/>
        </w:rPr>
        <w:tab/>
        <w:t>Introduction</w:t>
      </w:r>
    </w:p>
    <w:p w14:paraId="402086CD" w14:textId="013E5412" w:rsidR="005F4E79" w:rsidRDefault="00523B7C">
      <w:pPr>
        <w:ind w:left="-5" w:right="19"/>
        <w:rPr>
          <w:lang w:val="en-US"/>
        </w:rPr>
      </w:pPr>
      <w:r w:rsidRPr="002308A3">
        <w:rPr>
          <w:lang w:val="en-US"/>
        </w:rPr>
        <w:t>Historically there ha</w:t>
      </w:r>
      <w:r w:rsidR="005F4E79">
        <w:rPr>
          <w:lang w:val="en-US"/>
        </w:rPr>
        <w:t>ve</w:t>
      </w:r>
      <w:r w:rsidRPr="002308A3">
        <w:rPr>
          <w:lang w:val="en-US"/>
        </w:rPr>
        <w:t xml:space="preserve"> been several financial </w:t>
      </w:r>
      <w:proofErr w:type="gramStart"/>
      <w:r w:rsidRPr="002308A3">
        <w:rPr>
          <w:lang w:val="en-US"/>
        </w:rPr>
        <w:t>crisis</w:t>
      </w:r>
      <w:proofErr w:type="gramEnd"/>
      <w:r w:rsidRPr="002308A3">
        <w:rPr>
          <w:lang w:val="en-US"/>
        </w:rPr>
        <w:t xml:space="preserve"> affecting the Swedish economy, the most notorious in recent years being the Swedish banking crisis in the 1990s, the dotcom bubble in the 2000s and the global financial crisis 2007. </w:t>
      </w:r>
      <w:proofErr w:type="gramStart"/>
      <w:r w:rsidR="005F4E79">
        <w:rPr>
          <w:lang w:val="en-US"/>
        </w:rPr>
        <w:t>T</w:t>
      </w:r>
      <w:r w:rsidRPr="002308A3">
        <w:rPr>
          <w:lang w:val="en-US"/>
        </w:rPr>
        <w:t>hese kind of events</w:t>
      </w:r>
      <w:proofErr w:type="gramEnd"/>
      <w:r w:rsidRPr="002308A3">
        <w:rPr>
          <w:lang w:val="en-US"/>
        </w:rPr>
        <w:t xml:space="preserve"> </w:t>
      </w:r>
      <w:r w:rsidR="005F4E79">
        <w:rPr>
          <w:lang w:val="en-US"/>
        </w:rPr>
        <w:t xml:space="preserve">are often </w:t>
      </w:r>
      <w:r w:rsidRPr="002308A3">
        <w:rPr>
          <w:lang w:val="en-US"/>
        </w:rPr>
        <w:t>build up for some time before their unraveling</w:t>
      </w:r>
      <w:r w:rsidR="005F4E79">
        <w:rPr>
          <w:lang w:val="en-US"/>
        </w:rPr>
        <w:t xml:space="preserve"> and are usually</w:t>
      </w:r>
      <w:r w:rsidR="005F4E79" w:rsidRPr="002308A3">
        <w:rPr>
          <w:lang w:val="en-US"/>
        </w:rPr>
        <w:t xml:space="preserve"> </w:t>
      </w:r>
      <w:r w:rsidRPr="002308A3">
        <w:rPr>
          <w:lang w:val="en-US"/>
        </w:rPr>
        <w:t xml:space="preserve">unexpected and severe for the general public. </w:t>
      </w:r>
    </w:p>
    <w:p w14:paraId="768AC1F5" w14:textId="0CA6F119" w:rsidR="00B1296F" w:rsidRPr="002308A3" w:rsidRDefault="00523B7C">
      <w:pPr>
        <w:ind w:left="-5" w:right="19"/>
        <w:rPr>
          <w:lang w:val="en-US"/>
        </w:rPr>
      </w:pPr>
      <w:r w:rsidRPr="002308A3">
        <w:rPr>
          <w:lang w:val="en-US"/>
        </w:rPr>
        <w:t xml:space="preserve">Functioning banking institutions and financial markets require financing, </w:t>
      </w:r>
      <w:proofErr w:type="gramStart"/>
      <w:r w:rsidRPr="002308A3">
        <w:rPr>
          <w:lang w:val="en-US"/>
        </w:rPr>
        <w:t>trust</w:t>
      </w:r>
      <w:proofErr w:type="gramEnd"/>
      <w:r w:rsidRPr="002308A3">
        <w:rPr>
          <w:lang w:val="en-US"/>
        </w:rPr>
        <w:t xml:space="preserve"> and capital to operate in normal conditions. When Lehman Brothers went bankrupt in 2008, uncertainty and financial stress spread globally, as fire sales destroyed asset values </w:t>
      </w:r>
      <w:r w:rsidR="005F4E79">
        <w:rPr>
          <w:lang w:val="en-US"/>
        </w:rPr>
        <w:t>when</w:t>
      </w:r>
      <w:r w:rsidRPr="002308A3">
        <w:rPr>
          <w:lang w:val="en-US"/>
        </w:rPr>
        <w:t xml:space="preserve"> people pulled their money from the financial markets and banks, since no one knew wh</w:t>
      </w:r>
      <w:r w:rsidR="005F4E79">
        <w:rPr>
          <w:lang w:val="en-US"/>
        </w:rPr>
        <w:t>at</w:t>
      </w:r>
      <w:r w:rsidRPr="002308A3">
        <w:rPr>
          <w:lang w:val="en-US"/>
        </w:rPr>
        <w:t xml:space="preserve"> might collapse next. To backstop and try to restore trust the Troubled Asset Relief Program (TARP) was passed in the US</w:t>
      </w:r>
      <w:r w:rsidR="00B733D0">
        <w:rPr>
          <w:lang w:val="en-US"/>
        </w:rPr>
        <w:t xml:space="preserve"> while i</w:t>
      </w:r>
      <w:r w:rsidRPr="002308A3">
        <w:rPr>
          <w:lang w:val="en-US"/>
        </w:rPr>
        <w:t>n Sweden</w:t>
      </w:r>
      <w:r w:rsidR="00B733D0">
        <w:rPr>
          <w:lang w:val="en-US"/>
        </w:rPr>
        <w:t>,</w:t>
      </w:r>
      <w:r w:rsidRPr="002308A3">
        <w:rPr>
          <w:lang w:val="en-US"/>
        </w:rPr>
        <w:t xml:space="preserve"> the crisis fortunately remained a liquidity crisis, still forcing the </w:t>
      </w:r>
      <w:r w:rsidR="00B733D0">
        <w:rPr>
          <w:lang w:val="en-US"/>
        </w:rPr>
        <w:t xml:space="preserve">Swedish central bank, the </w:t>
      </w:r>
      <w:proofErr w:type="spellStart"/>
      <w:r w:rsidRPr="002308A3">
        <w:rPr>
          <w:lang w:val="en-US"/>
        </w:rPr>
        <w:t>Riksbank</w:t>
      </w:r>
      <w:proofErr w:type="spellEnd"/>
      <w:r w:rsidR="00B733D0">
        <w:rPr>
          <w:lang w:val="en-US"/>
        </w:rPr>
        <w:t>,</w:t>
      </w:r>
      <w:r w:rsidRPr="002308A3">
        <w:rPr>
          <w:lang w:val="en-US"/>
        </w:rPr>
        <w:t xml:space="preserve"> to lower interest rates and increase </w:t>
      </w:r>
      <w:proofErr w:type="gramStart"/>
      <w:r w:rsidRPr="002308A3">
        <w:rPr>
          <w:lang w:val="en-US"/>
        </w:rPr>
        <w:t>it’s</w:t>
      </w:r>
      <w:proofErr w:type="gramEnd"/>
      <w:r w:rsidRPr="002308A3">
        <w:rPr>
          <w:lang w:val="en-US"/>
        </w:rPr>
        <w:t xml:space="preserve"> balance sheet up to three times to </w:t>
      </w:r>
      <w:r w:rsidR="00B733D0">
        <w:rPr>
          <w:lang w:val="en-US"/>
        </w:rPr>
        <w:t xml:space="preserve">the </w:t>
      </w:r>
      <w:r w:rsidRPr="002308A3">
        <w:rPr>
          <w:lang w:val="en-US"/>
        </w:rPr>
        <w:t>following year, to stabilize the situation.</w:t>
      </w:r>
    </w:p>
    <w:p w14:paraId="443FC0BA" w14:textId="61358988" w:rsidR="00B1296F" w:rsidRPr="002308A3" w:rsidRDefault="00523B7C">
      <w:pPr>
        <w:ind w:left="-5" w:right="19"/>
        <w:rPr>
          <w:lang w:val="en-US"/>
        </w:rPr>
      </w:pPr>
      <w:r w:rsidRPr="002308A3">
        <w:rPr>
          <w:lang w:val="en-US"/>
        </w:rPr>
        <w:t>It is reasonable to believe that financial stress has an effect on the real economy, as uncertainty and distress creates an unpredictable environment. In this type of environment economist</w:t>
      </w:r>
      <w:r w:rsidR="00B733D0">
        <w:rPr>
          <w:lang w:val="en-US"/>
        </w:rPr>
        <w:t>s</w:t>
      </w:r>
      <w:r w:rsidRPr="002308A3">
        <w:rPr>
          <w:lang w:val="en-US"/>
        </w:rPr>
        <w:t xml:space="preserve"> a</w:t>
      </w:r>
      <w:r w:rsidR="00B733D0">
        <w:rPr>
          <w:lang w:val="en-US"/>
        </w:rPr>
        <w:t>gree</w:t>
      </w:r>
      <w:r w:rsidRPr="002308A3">
        <w:rPr>
          <w:lang w:val="en-US"/>
        </w:rPr>
        <w:t xml:space="preserve"> that it holds back business investments and household consumption. Since there are real economic consequences of financial stress, monitoring financial stability has become increasingly more important for central banks</w:t>
      </w:r>
      <w:r w:rsidR="00B733D0">
        <w:rPr>
          <w:lang w:val="en-US"/>
        </w:rPr>
        <w:t xml:space="preserve"> a</w:t>
      </w:r>
      <w:r w:rsidRPr="002308A3">
        <w:rPr>
          <w:lang w:val="en-US"/>
        </w:rPr>
        <w:t>s well as the development of macroprudencial economic policies which are aiming at ensuring financial stability and prevent disruption.</w:t>
      </w:r>
    </w:p>
    <w:p w14:paraId="0B34E5CC" w14:textId="1E854451" w:rsidR="00B733D0" w:rsidRDefault="00523B7C">
      <w:pPr>
        <w:spacing w:after="678"/>
        <w:ind w:left="-5" w:right="19"/>
        <w:rPr>
          <w:ins w:id="0" w:author="Sofia Timoudas" w:date="2022-03-30T09:50:00Z"/>
          <w:lang w:val="en-US"/>
        </w:rPr>
      </w:pPr>
      <w:commentRangeStart w:id="1"/>
      <w:r w:rsidRPr="002308A3">
        <w:rPr>
          <w:lang w:val="en-US"/>
        </w:rPr>
        <w:t xml:space="preserve">The question this study aims to shed light on is how a small open economy as Sweden would be affected by a </w:t>
      </w:r>
      <w:commentRangeStart w:id="2"/>
      <w:r w:rsidRPr="002308A3">
        <w:rPr>
          <w:lang w:val="en-US"/>
        </w:rPr>
        <w:t>shock to financial stress</w:t>
      </w:r>
      <w:commentRangeEnd w:id="2"/>
      <w:r w:rsidR="00B71919">
        <w:rPr>
          <w:rStyle w:val="CommentReference"/>
        </w:rPr>
        <w:commentReference w:id="2"/>
      </w:r>
      <w:r w:rsidRPr="002308A3">
        <w:rPr>
          <w:lang w:val="en-US"/>
        </w:rPr>
        <w:t xml:space="preserve"> and what connection there is between financial stress and macroeconomic variables such as GDP growth, </w:t>
      </w:r>
      <w:r w:rsidR="00B733D0" w:rsidRPr="002308A3">
        <w:rPr>
          <w:lang w:val="en-US"/>
        </w:rPr>
        <w:t>inflation,</w:t>
      </w:r>
      <w:r w:rsidRPr="002308A3">
        <w:rPr>
          <w:lang w:val="en-US"/>
        </w:rPr>
        <w:t xml:space="preserve"> and interest rates. </w:t>
      </w:r>
      <w:r w:rsidRPr="002C3A7B">
        <w:rPr>
          <w:highlight w:val="red"/>
          <w:lang w:val="en-US"/>
        </w:rPr>
        <w:t>This study ha</w:t>
      </w:r>
      <w:r w:rsidR="00B733D0" w:rsidRPr="002C3A7B">
        <w:rPr>
          <w:highlight w:val="red"/>
          <w:lang w:val="en-US"/>
        </w:rPr>
        <w:t>s</w:t>
      </w:r>
      <w:r w:rsidRPr="002C3A7B">
        <w:rPr>
          <w:highlight w:val="red"/>
          <w:lang w:val="en-US"/>
        </w:rPr>
        <w:t xml:space="preserve"> its base to study</w:t>
      </w:r>
      <w:r w:rsidRPr="002308A3">
        <w:rPr>
          <w:lang w:val="en-US"/>
        </w:rPr>
        <w:t xml:space="preserve"> the dynamics between these variables, because there </w:t>
      </w:r>
      <w:r w:rsidR="00B733D0">
        <w:rPr>
          <w:lang w:val="en-US"/>
        </w:rPr>
        <w:t>are</w:t>
      </w:r>
      <w:r w:rsidRPr="002308A3">
        <w:rPr>
          <w:lang w:val="en-US"/>
        </w:rPr>
        <w:t xml:space="preserve"> different ways to define financial stress and to which extent it affects the economy. </w:t>
      </w:r>
      <w:commentRangeEnd w:id="1"/>
      <w:r w:rsidR="00B2217B">
        <w:rPr>
          <w:rStyle w:val="CommentReference"/>
        </w:rPr>
        <w:commentReference w:id="1"/>
      </w:r>
    </w:p>
    <w:p w14:paraId="66ACD4AC" w14:textId="3DA399FB" w:rsidR="005169DD" w:rsidRDefault="00523B7C" w:rsidP="002C3A7B">
      <w:pPr>
        <w:ind w:left="-5" w:right="19"/>
        <w:rPr>
          <w:lang w:val="en-US"/>
        </w:rPr>
      </w:pPr>
      <w:r w:rsidRPr="002308A3">
        <w:rPr>
          <w:lang w:val="en-US"/>
        </w:rPr>
        <w:lastRenderedPageBreak/>
        <w:t xml:space="preserve">I have chosen to limit this </w:t>
      </w:r>
      <w:r w:rsidR="00B733D0">
        <w:rPr>
          <w:lang w:val="en-US"/>
        </w:rPr>
        <w:t xml:space="preserve">study </w:t>
      </w:r>
      <w:r w:rsidRPr="002308A3">
        <w:rPr>
          <w:lang w:val="en-US"/>
        </w:rPr>
        <w:t xml:space="preserve">to the Swedish economy </w:t>
      </w:r>
      <w:r w:rsidR="005169DD">
        <w:rPr>
          <w:lang w:val="en-US"/>
        </w:rPr>
        <w:t>as</w:t>
      </w:r>
      <w:r w:rsidRPr="002308A3">
        <w:rPr>
          <w:lang w:val="en-US"/>
        </w:rPr>
        <w:t xml:space="preserve"> I noticed there are few studies about how financial stress affects the Swedish economy. This study is </w:t>
      </w:r>
      <w:r w:rsidR="005169DD">
        <w:rPr>
          <w:lang w:val="en-US"/>
        </w:rPr>
        <w:t>executed</w:t>
      </w:r>
      <w:r w:rsidRPr="002308A3">
        <w:rPr>
          <w:lang w:val="en-US"/>
        </w:rPr>
        <w:t xml:space="preserve"> by using a Bayesian mean-adjusted VAR-model proposed by Villani (2009). The contribution of this study lies in explaining how the Swedish economy is affected by a shock to financial stress from the chosen variable over the time</w:t>
      </w:r>
      <w:r w:rsidR="005169DD">
        <w:rPr>
          <w:lang w:val="en-US"/>
        </w:rPr>
        <w:t xml:space="preserve"> during the period</w:t>
      </w:r>
      <w:r w:rsidRPr="002308A3">
        <w:rPr>
          <w:lang w:val="en-US"/>
        </w:rPr>
        <w:t xml:space="preserve"> 1995-2021. </w:t>
      </w:r>
    </w:p>
    <w:p w14:paraId="5CD168A0" w14:textId="4D4A214D" w:rsidR="00B1296F" w:rsidRPr="002308A3" w:rsidRDefault="00523B7C">
      <w:pPr>
        <w:spacing w:after="678"/>
        <w:ind w:left="-5" w:right="19"/>
        <w:rPr>
          <w:lang w:val="en-US"/>
        </w:rPr>
      </w:pPr>
      <w:r w:rsidRPr="002308A3">
        <w:rPr>
          <w:lang w:val="en-US"/>
        </w:rPr>
        <w:t>I f</w:t>
      </w:r>
      <w:r w:rsidR="005169DD">
        <w:rPr>
          <w:lang w:val="en-US"/>
        </w:rPr>
        <w:t>ou</w:t>
      </w:r>
      <w:r w:rsidRPr="002308A3">
        <w:rPr>
          <w:lang w:val="en-US"/>
        </w:rPr>
        <w:t>nd that a positive shock to financial stress significantly reduces GDP growth up to five quarters after the shock, where the highest effect is a reduction of GDP growth with 0.41 percentage points</w:t>
      </w:r>
      <w:r w:rsidR="005169DD">
        <w:rPr>
          <w:lang w:val="en-US"/>
        </w:rPr>
        <w:t xml:space="preserve"> while o</w:t>
      </w:r>
      <w:r w:rsidRPr="002308A3">
        <w:rPr>
          <w:lang w:val="en-US"/>
        </w:rPr>
        <w:t>ther economic variables had no significant response.</w:t>
      </w:r>
      <w:ins w:id="3" w:author="Sofia Timoudas" w:date="2022-03-30T10:01:00Z">
        <w:r w:rsidR="00FB1C78">
          <w:rPr>
            <w:lang w:val="en-US"/>
          </w:rPr>
          <w:t xml:space="preserve"> </w:t>
        </w:r>
        <w:r w:rsidR="00FB1C78" w:rsidRPr="00FB1C78">
          <w:rPr>
            <w:highlight w:val="yellow"/>
            <w:lang w:val="en-US"/>
            <w:rPrChange w:id="4" w:author="Sofia Timoudas" w:date="2022-03-30T10:01:00Z">
              <w:rPr>
                <w:lang w:val="en-US"/>
              </w:rPr>
            </w:rPrChange>
          </w:rPr>
          <w:t>[</w:t>
        </w:r>
        <w:proofErr w:type="spellStart"/>
        <w:r w:rsidR="00FB1C78" w:rsidRPr="00FB1C78">
          <w:rPr>
            <w:highlight w:val="yellow"/>
            <w:lang w:val="en-US"/>
            <w:rPrChange w:id="5" w:author="Sofia Timoudas" w:date="2022-03-30T10:01:00Z">
              <w:rPr>
                <w:lang w:val="en-US"/>
              </w:rPr>
            </w:rPrChange>
          </w:rPr>
          <w:t>Varför</w:t>
        </w:r>
        <w:proofErr w:type="spellEnd"/>
        <w:r w:rsidR="00FB1C78" w:rsidRPr="00FB1C78">
          <w:rPr>
            <w:highlight w:val="yellow"/>
            <w:lang w:val="en-US"/>
            <w:rPrChange w:id="6" w:author="Sofia Timoudas" w:date="2022-03-30T10:01:00Z">
              <w:rPr>
                <w:lang w:val="en-US"/>
              </w:rPr>
            </w:rPrChange>
          </w:rPr>
          <w:t xml:space="preserve"> </w:t>
        </w:r>
        <w:proofErr w:type="spellStart"/>
        <w:r w:rsidR="00FB1C78" w:rsidRPr="00FB1C78">
          <w:rPr>
            <w:highlight w:val="yellow"/>
            <w:lang w:val="en-US"/>
            <w:rPrChange w:id="7" w:author="Sofia Timoudas" w:date="2022-03-30T10:01:00Z">
              <w:rPr>
                <w:lang w:val="en-US"/>
              </w:rPr>
            </w:rPrChange>
          </w:rPr>
          <w:t>är</w:t>
        </w:r>
        <w:proofErr w:type="spellEnd"/>
        <w:r w:rsidR="00FB1C78" w:rsidRPr="00FB1C78">
          <w:rPr>
            <w:highlight w:val="yellow"/>
            <w:lang w:val="en-US"/>
            <w:rPrChange w:id="8" w:author="Sofia Timoudas" w:date="2022-03-30T10:01:00Z">
              <w:rPr>
                <w:lang w:val="en-US"/>
              </w:rPr>
            </w:rPrChange>
          </w:rPr>
          <w:t xml:space="preserve"> </w:t>
        </w:r>
        <w:proofErr w:type="spellStart"/>
        <w:r w:rsidR="00FB1C78" w:rsidRPr="00FB1C78">
          <w:rPr>
            <w:highlight w:val="yellow"/>
            <w:lang w:val="en-US"/>
            <w:rPrChange w:id="9" w:author="Sofia Timoudas" w:date="2022-03-30T10:01:00Z">
              <w:rPr>
                <w:lang w:val="en-US"/>
              </w:rPr>
            </w:rPrChange>
          </w:rPr>
          <w:t>detta</w:t>
        </w:r>
        <w:proofErr w:type="spellEnd"/>
        <w:r w:rsidR="00FB1C78" w:rsidRPr="00FB1C78">
          <w:rPr>
            <w:highlight w:val="yellow"/>
            <w:lang w:val="en-US"/>
            <w:rPrChange w:id="10" w:author="Sofia Timoudas" w:date="2022-03-30T10:01:00Z">
              <w:rPr>
                <w:lang w:val="en-US"/>
              </w:rPr>
            </w:rPrChange>
          </w:rPr>
          <w:t xml:space="preserve"> </w:t>
        </w:r>
        <w:proofErr w:type="spellStart"/>
        <w:r w:rsidR="00FB1C78" w:rsidRPr="00FB1C78">
          <w:rPr>
            <w:highlight w:val="yellow"/>
            <w:lang w:val="en-US"/>
            <w:rPrChange w:id="11" w:author="Sofia Timoudas" w:date="2022-03-30T10:01:00Z">
              <w:rPr>
                <w:lang w:val="en-US"/>
              </w:rPr>
            </w:rPrChange>
          </w:rPr>
          <w:t>intressant</w:t>
        </w:r>
        <w:proofErr w:type="spellEnd"/>
        <w:r w:rsidR="00FB1C78" w:rsidRPr="00FB1C78">
          <w:rPr>
            <w:highlight w:val="yellow"/>
            <w:lang w:val="en-US"/>
            <w:rPrChange w:id="12" w:author="Sofia Timoudas" w:date="2022-03-30T10:01:00Z">
              <w:rPr>
                <w:lang w:val="en-US"/>
              </w:rPr>
            </w:rPrChange>
          </w:rPr>
          <w:t xml:space="preserve"> </w:t>
        </w:r>
        <w:proofErr w:type="spellStart"/>
        <w:r w:rsidR="00FB1C78" w:rsidRPr="00FB1C78">
          <w:rPr>
            <w:highlight w:val="yellow"/>
            <w:lang w:val="en-US"/>
            <w:rPrChange w:id="13" w:author="Sofia Timoudas" w:date="2022-03-30T10:01:00Z">
              <w:rPr>
                <w:lang w:val="en-US"/>
              </w:rPr>
            </w:rPrChange>
          </w:rPr>
          <w:t>egentligen</w:t>
        </w:r>
        <w:proofErr w:type="spellEnd"/>
        <w:r w:rsidR="00FB1C78" w:rsidRPr="00FB1C78">
          <w:rPr>
            <w:highlight w:val="yellow"/>
            <w:lang w:val="en-US"/>
            <w:rPrChange w:id="14" w:author="Sofia Timoudas" w:date="2022-03-30T10:01:00Z">
              <w:rPr>
                <w:lang w:val="en-US"/>
              </w:rPr>
            </w:rPrChange>
          </w:rPr>
          <w:t>?]</w:t>
        </w:r>
      </w:ins>
    </w:p>
    <w:p w14:paraId="68A79FC9" w14:textId="77777777" w:rsidR="00B1296F" w:rsidRPr="002308A3" w:rsidRDefault="00523B7C">
      <w:pPr>
        <w:pStyle w:val="Heading1"/>
        <w:tabs>
          <w:tab w:val="center" w:pos="1814"/>
        </w:tabs>
        <w:ind w:left="-15" w:firstLine="0"/>
        <w:rPr>
          <w:lang w:val="en-US"/>
        </w:rPr>
      </w:pPr>
      <w:r w:rsidRPr="002308A3">
        <w:rPr>
          <w:lang w:val="en-US"/>
        </w:rPr>
        <w:t>2</w:t>
      </w:r>
      <w:r w:rsidRPr="002308A3">
        <w:rPr>
          <w:lang w:val="en-US"/>
        </w:rPr>
        <w:tab/>
        <w:t xml:space="preserve">Previous </w:t>
      </w:r>
      <w:proofErr w:type="gramStart"/>
      <w:r w:rsidRPr="002308A3">
        <w:rPr>
          <w:lang w:val="en-US"/>
        </w:rPr>
        <w:t>literature</w:t>
      </w:r>
      <w:proofErr w:type="gramEnd"/>
    </w:p>
    <w:p w14:paraId="01A9BDD0" w14:textId="77777777" w:rsidR="00B1296F" w:rsidRPr="002308A3" w:rsidRDefault="00523B7C">
      <w:pPr>
        <w:spacing w:after="227"/>
        <w:ind w:left="-5" w:right="19"/>
        <w:rPr>
          <w:lang w:val="en-US"/>
        </w:rPr>
      </w:pPr>
      <w:r w:rsidRPr="002308A3">
        <w:rPr>
          <w:lang w:val="en-US"/>
        </w:rPr>
        <w:t>In this section, I briefly review previous literature on the topic of the thesis, focusing on studies examining the relationship between financial stress and uncertainty and the real economy.</w:t>
      </w:r>
    </w:p>
    <w:p w14:paraId="67E3753B" w14:textId="7CC804C4" w:rsidR="00B1296F" w:rsidRPr="002308A3" w:rsidRDefault="00523B7C">
      <w:pPr>
        <w:ind w:left="-5" w:right="19"/>
        <w:rPr>
          <w:lang w:val="en-US"/>
        </w:rPr>
      </w:pPr>
      <w:r w:rsidRPr="002308A3">
        <w:rPr>
          <w:lang w:val="en-US"/>
        </w:rPr>
        <w:t xml:space="preserve">Stockhammar &amp; Osterholm (2014) studied the effect of the euro area shocks on the Swedish economy by using a mean-adjusted Bayesian VAR-model. The authors found that shocks to the euro area had considerable effect on Swedish GDP growth. Stockhammar &amp; Osterholm (2014) also studied the effects of US policy uncertainty on Swedish GDP Growth, where policy uncertainty was measured as the policy uncertainty index developed by Baker et.al. (2013). </w:t>
      </w:r>
      <w:r w:rsidR="005169DD">
        <w:rPr>
          <w:lang w:val="en-US"/>
        </w:rPr>
        <w:t>U</w:t>
      </w:r>
      <w:r w:rsidRPr="002308A3">
        <w:rPr>
          <w:lang w:val="en-US"/>
        </w:rPr>
        <w:t>sing a mean-adjusted Bayesian VAR-model showed that increased US policy uncertainty had significant negative effects on Swedish GDP growth, which according to the authors had its origin from effects on investment growth and export growth.</w:t>
      </w:r>
    </w:p>
    <w:p w14:paraId="1C1539C5" w14:textId="77777777" w:rsidR="00B1296F" w:rsidRPr="002308A3" w:rsidRDefault="00523B7C">
      <w:pPr>
        <w:ind w:left="-5" w:right="19"/>
        <w:rPr>
          <w:lang w:val="en-US"/>
        </w:rPr>
      </w:pPr>
      <w:r w:rsidRPr="002308A3">
        <w:rPr>
          <w:lang w:val="en-US"/>
        </w:rPr>
        <w:t xml:space="preserve">Utland &amp; Roye (2010) conducted a study of the effects of external shocks on countries in emerging Asia using a BVAR model. They showed that almost half of the forecast error variance in emerging Asia’s real GDP growth could be explained by external factors. Roye (2011) constructed a financial market stress indicator (FMSI) for Germany and the euro area using a dynamic factor model to be used in a Bayesian VAR-model. Roye found that about fifteen percent of variation in real GDP growth could be accounted for variations in the FMSI, and 30 percent respectively for the euro area. He also showed that including the FMSI </w:t>
      </w:r>
      <w:r w:rsidRPr="002308A3">
        <w:rPr>
          <w:lang w:val="en-US"/>
        </w:rPr>
        <w:lastRenderedPageBreak/>
        <w:t>significantly improved out-of-sample forecasting accuracy for real GDP in Germany compared to other models.</w:t>
      </w:r>
    </w:p>
    <w:p w14:paraId="7555F7A1" w14:textId="1E71D287" w:rsidR="00B1296F" w:rsidRPr="002308A3" w:rsidRDefault="00523B7C">
      <w:pPr>
        <w:ind w:left="-5" w:right="19"/>
        <w:rPr>
          <w:lang w:val="en-US"/>
        </w:rPr>
      </w:pPr>
      <w:r w:rsidRPr="002308A3">
        <w:rPr>
          <w:lang w:val="en-US"/>
        </w:rPr>
        <w:t xml:space="preserve">Bjellerup &amp; Shahanazarian (2012) developed a framework for the propagation of financial systems to the real economy. </w:t>
      </w:r>
      <w:commentRangeStart w:id="15"/>
      <w:r w:rsidRPr="002308A3">
        <w:rPr>
          <w:lang w:val="en-US"/>
        </w:rPr>
        <w:t>The</w:t>
      </w:r>
      <w:commentRangeEnd w:id="15"/>
      <w:r w:rsidR="00186AFD">
        <w:rPr>
          <w:rStyle w:val="CommentReference"/>
        </w:rPr>
        <w:commentReference w:id="15"/>
      </w:r>
      <w:r w:rsidR="002C3A7B">
        <w:rPr>
          <w:lang w:val="en-US"/>
        </w:rPr>
        <w:t>y</w:t>
      </w:r>
      <w:r w:rsidRPr="002308A3">
        <w:rPr>
          <w:lang w:val="en-US"/>
        </w:rPr>
        <w:t xml:space="preserve"> investigated four channels of propagation, mainly interest rate, bank reserves, balance sheet, and uncertainty channel</w:t>
      </w:r>
      <w:r w:rsidR="00186AFD">
        <w:rPr>
          <w:lang w:val="en-US"/>
        </w:rPr>
        <w:t xml:space="preserve"> w</w:t>
      </w:r>
      <w:r w:rsidRPr="002308A3">
        <w:rPr>
          <w:lang w:val="en-US"/>
        </w:rPr>
        <w:t xml:space="preserve">here the theory of propagation of each channel is that increased interest rates lead to higher credit costs and lower consumption and investments. Increased market, credit or financial risk depreciates banks balance sheet through lower asset prices which under bank capital reserve requirements can lead to lower credit expansion and higher interest rates for the bank to maintain profitability. Falling asset prices leading to depreciated balance sheets for firms and households which may lead to lower collateral values and tougher credit requirements which creates a feedback loop of lowering asset prices further. Lastly increased uncertainty in </w:t>
      </w:r>
      <w:r w:rsidR="00186AFD">
        <w:rPr>
          <w:lang w:val="en-US"/>
        </w:rPr>
        <w:t xml:space="preserve">the </w:t>
      </w:r>
      <w:r w:rsidRPr="002308A3">
        <w:rPr>
          <w:lang w:val="en-US"/>
        </w:rPr>
        <w:t xml:space="preserve">form of increased volatility in asset pricing, leads to lower investments being made and lower consumption. Using a VAR model which included three propagation variables, a financial stress index for the uncertainty channel, repo rate and wealth gap to capture interest rate, </w:t>
      </w:r>
      <w:proofErr w:type="gramStart"/>
      <w:r w:rsidRPr="002308A3">
        <w:rPr>
          <w:lang w:val="en-US"/>
        </w:rPr>
        <w:t>banking</w:t>
      </w:r>
      <w:proofErr w:type="gramEnd"/>
      <w:r w:rsidRPr="002308A3">
        <w:rPr>
          <w:lang w:val="en-US"/>
        </w:rPr>
        <w:t xml:space="preserve"> and balance sheet propagations respectively</w:t>
      </w:r>
      <w:r w:rsidR="00186AFD">
        <w:rPr>
          <w:lang w:val="en-US"/>
        </w:rPr>
        <w:t>, t</w:t>
      </w:r>
      <w:r w:rsidRPr="002308A3">
        <w:rPr>
          <w:lang w:val="en-US"/>
        </w:rPr>
        <w:t xml:space="preserve">hey found that a shock to </w:t>
      </w:r>
      <w:r w:rsidR="00FB1C78">
        <w:rPr>
          <w:lang w:val="en-US"/>
        </w:rPr>
        <w:t xml:space="preserve">the </w:t>
      </w:r>
      <w:r w:rsidRPr="002308A3">
        <w:rPr>
          <w:lang w:val="en-US"/>
        </w:rPr>
        <w:t>financial stress index reduced GDP growth significantly where a one percent increase in financial stress variable led to a negative response of 0.4 percent decrease of GDP-growth after two years.</w:t>
      </w:r>
    </w:p>
    <w:p w14:paraId="7E09DD1C" w14:textId="1D6E3B08" w:rsidR="00B1296F" w:rsidRPr="002308A3" w:rsidRDefault="00523B7C">
      <w:pPr>
        <w:spacing w:after="675"/>
        <w:ind w:left="-5" w:right="19"/>
        <w:rPr>
          <w:lang w:val="en-US"/>
        </w:rPr>
      </w:pPr>
      <w:r w:rsidRPr="002308A3">
        <w:rPr>
          <w:lang w:val="en-US"/>
        </w:rPr>
        <w:t>Las´een (2020) studied the effects of monetary policy on economic activity and asset prices using an external instrument</w:t>
      </w:r>
      <w:r w:rsidR="00FB1C78">
        <w:rPr>
          <w:lang w:val="en-US"/>
        </w:rPr>
        <w:t>,</w:t>
      </w:r>
      <w:r w:rsidRPr="002308A3">
        <w:rPr>
          <w:lang w:val="en-US"/>
        </w:rPr>
        <w:t xml:space="preserve"> mainly monetary policy surprises to identify monetary policy shocks and remove contemporaneous central bank information shocks. This method of external instruments in VAR models was introduced by Stock (2008) and has later been used more widely and seen as state of art. </w:t>
      </w:r>
      <w:proofErr w:type="spellStart"/>
      <w:r w:rsidRPr="005F4E79">
        <w:rPr>
          <w:lang w:val="en-US"/>
        </w:rPr>
        <w:t>Las´een</w:t>
      </w:r>
      <w:proofErr w:type="spellEnd"/>
      <w:r w:rsidRPr="005F4E79">
        <w:rPr>
          <w:lang w:val="en-US"/>
        </w:rPr>
        <w:t xml:space="preserve"> f</w:t>
      </w:r>
      <w:r w:rsidR="00FB1C78">
        <w:rPr>
          <w:lang w:val="en-US"/>
        </w:rPr>
        <w:t>ound</w:t>
      </w:r>
      <w:r w:rsidRPr="005F4E79">
        <w:rPr>
          <w:lang w:val="en-US"/>
        </w:rPr>
        <w:t xml:space="preserve"> that a tightening of monetary policy ha</w:t>
      </w:r>
      <w:r w:rsidR="00FB1C78">
        <w:rPr>
          <w:lang w:val="en-US"/>
        </w:rPr>
        <w:t>s</w:t>
      </w:r>
      <w:r w:rsidRPr="005F4E79">
        <w:rPr>
          <w:lang w:val="en-US"/>
        </w:rPr>
        <w:t xml:space="preserve"> significant effects by reducing economic activity and inflation. </w:t>
      </w:r>
      <w:r w:rsidRPr="002308A3">
        <w:rPr>
          <w:lang w:val="en-US"/>
        </w:rPr>
        <w:t>Further</w:t>
      </w:r>
      <w:r w:rsidR="00FB1C78">
        <w:rPr>
          <w:lang w:val="en-US"/>
        </w:rPr>
        <w:t>,</w:t>
      </w:r>
      <w:r w:rsidRPr="002308A3">
        <w:rPr>
          <w:lang w:val="en-US"/>
        </w:rPr>
        <w:t xml:space="preserve"> he </w:t>
      </w:r>
      <w:r w:rsidR="00FB1C78" w:rsidRPr="002308A3">
        <w:rPr>
          <w:lang w:val="en-US"/>
        </w:rPr>
        <w:t>f</w:t>
      </w:r>
      <w:r w:rsidR="00FB1C78">
        <w:rPr>
          <w:lang w:val="en-US"/>
        </w:rPr>
        <w:t>ound</w:t>
      </w:r>
      <w:r w:rsidR="00FB1C78" w:rsidRPr="002308A3">
        <w:rPr>
          <w:lang w:val="en-US"/>
        </w:rPr>
        <w:t xml:space="preserve"> </w:t>
      </w:r>
      <w:r w:rsidRPr="002308A3">
        <w:rPr>
          <w:lang w:val="en-US"/>
        </w:rPr>
        <w:t>that central bank information shocks do not bias the identification of monetary policy shocks in the Swedish case.</w:t>
      </w:r>
    </w:p>
    <w:p w14:paraId="5B7484AA" w14:textId="77777777" w:rsidR="00B1296F" w:rsidRPr="002308A3" w:rsidRDefault="00523B7C">
      <w:pPr>
        <w:pStyle w:val="Heading1"/>
        <w:tabs>
          <w:tab w:val="center" w:pos="2053"/>
        </w:tabs>
        <w:ind w:left="-15" w:firstLine="0"/>
        <w:rPr>
          <w:lang w:val="en-US"/>
        </w:rPr>
      </w:pPr>
      <w:r w:rsidRPr="002308A3">
        <w:rPr>
          <w:lang w:val="en-US"/>
        </w:rPr>
        <w:t>3</w:t>
      </w:r>
      <w:r w:rsidRPr="002308A3">
        <w:rPr>
          <w:lang w:val="en-US"/>
        </w:rPr>
        <w:tab/>
        <w:t>Financial Stress Index</w:t>
      </w:r>
    </w:p>
    <w:p w14:paraId="20125396" w14:textId="03082F86" w:rsidR="00B1296F" w:rsidRPr="002308A3" w:rsidRDefault="00523B7C">
      <w:pPr>
        <w:ind w:left="-5" w:right="19"/>
        <w:rPr>
          <w:lang w:val="en-US"/>
        </w:rPr>
      </w:pPr>
      <w:r w:rsidRPr="002308A3">
        <w:rPr>
          <w:lang w:val="en-US"/>
        </w:rPr>
        <w:t>Financial stress indices have been adopted by several financial organisations and central banks over the years as a tool to monitor financial conditions</w:t>
      </w:r>
      <w:r w:rsidR="00FB1C78">
        <w:rPr>
          <w:lang w:val="en-US"/>
        </w:rPr>
        <w:t xml:space="preserve"> s</w:t>
      </w:r>
      <w:r w:rsidRPr="002308A3">
        <w:rPr>
          <w:lang w:val="en-US"/>
        </w:rPr>
        <w:t xml:space="preserve">ince financial systems play a central roll in the economy. For financial markets to </w:t>
      </w:r>
      <w:r w:rsidRPr="002308A3">
        <w:rPr>
          <w:lang w:val="en-US"/>
        </w:rPr>
        <w:lastRenderedPageBreak/>
        <w:t xml:space="preserve">function well, liquidity, trust and symmetric information </w:t>
      </w:r>
      <w:r w:rsidR="00FB1C78">
        <w:rPr>
          <w:lang w:val="en-US"/>
        </w:rPr>
        <w:t xml:space="preserve">is required </w:t>
      </w:r>
      <w:r w:rsidRPr="002308A3">
        <w:rPr>
          <w:lang w:val="en-US"/>
        </w:rPr>
        <w:t>so that participants can agree on fair prices. In distressed times, trust can deteriorate quickly and asset-values can can suddenly shift leading to lower levels of liquidity. Funding can become more difficult and expensive as risk premium increases and liquidity risk premium increases.</w:t>
      </w:r>
    </w:p>
    <w:p w14:paraId="7A1D758F" w14:textId="09198537" w:rsidR="00B1296F" w:rsidRPr="002308A3" w:rsidRDefault="00523B7C">
      <w:pPr>
        <w:spacing w:after="137"/>
        <w:ind w:left="-5" w:right="19"/>
        <w:rPr>
          <w:lang w:val="en-US"/>
        </w:rPr>
      </w:pPr>
      <w:r w:rsidRPr="002308A3">
        <w:rPr>
          <w:lang w:val="en-US"/>
        </w:rPr>
        <w:t xml:space="preserve">The Riksbanks FSI-index is calculated based of four sub-markets where there </w:t>
      </w:r>
      <w:r w:rsidR="00FB1C78">
        <w:rPr>
          <w:lang w:val="en-US"/>
        </w:rPr>
        <w:t>are</w:t>
      </w:r>
      <w:r w:rsidRPr="002308A3">
        <w:rPr>
          <w:lang w:val="en-US"/>
        </w:rPr>
        <w:t xml:space="preserve"> three indicators for each sub-market. Each indicator is ranked by magnitude in relation to earlier observations as to increase the index’s ability to account for new information. The financial stress index is calculated as an equally-weighted mean value of the sub-market indicators, which are squared and adjusted with regards to the correlations between the sub-market indicators. (Johansson &amp; Bonthron, 2013). As seen in Table 1 </w:t>
      </w:r>
      <w:r w:rsidR="00260B43">
        <w:rPr>
          <w:lang w:val="en-US"/>
        </w:rPr>
        <w:t xml:space="preserve">below, </w:t>
      </w:r>
      <w:r w:rsidRPr="002308A3">
        <w:rPr>
          <w:lang w:val="en-US"/>
        </w:rPr>
        <w:t xml:space="preserve">stress is measured in the form of factors such as </w:t>
      </w:r>
      <w:r w:rsidR="00260B43">
        <w:rPr>
          <w:lang w:val="en-US"/>
        </w:rPr>
        <w:t>v</w:t>
      </w:r>
      <w:r w:rsidRPr="002308A3">
        <w:rPr>
          <w:lang w:val="en-US"/>
        </w:rPr>
        <w:t xml:space="preserve">olatility, </w:t>
      </w:r>
      <w:proofErr w:type="gramStart"/>
      <w:r w:rsidRPr="002308A3">
        <w:rPr>
          <w:lang w:val="en-US"/>
        </w:rPr>
        <w:t>spreads</w:t>
      </w:r>
      <w:proofErr w:type="gramEnd"/>
      <w:r w:rsidRPr="002308A3">
        <w:rPr>
          <w:lang w:val="en-US"/>
        </w:rPr>
        <w:t xml:space="preserve"> and valuation losses. These factors represent uncertainty about asset prices and flight to safe assets which can be considered important features of financial stress. Hakkio &amp; Keeton (2009) describe the key features of financial stress as increased uncertainty of both fundamental value of assets, and investor behavior as well as unwillingness to hold illiquid and or risky assets.</w:t>
      </w:r>
    </w:p>
    <w:p w14:paraId="5733E782" w14:textId="77777777" w:rsidR="00B1296F" w:rsidRPr="002308A3" w:rsidRDefault="00523B7C">
      <w:pPr>
        <w:spacing w:after="187" w:line="265" w:lineRule="auto"/>
        <w:ind w:left="754" w:right="778"/>
        <w:jc w:val="center"/>
        <w:rPr>
          <w:lang w:val="en-US"/>
        </w:rPr>
      </w:pPr>
      <w:r w:rsidRPr="002308A3">
        <w:rPr>
          <w:lang w:val="en-US"/>
        </w:rPr>
        <w:t>Table 1: Sub-markets and indicators in the new stress index</w:t>
      </w:r>
    </w:p>
    <w:p w14:paraId="7D454A1A" w14:textId="77777777" w:rsidR="00B1296F" w:rsidRDefault="00523B7C">
      <w:pPr>
        <w:tabs>
          <w:tab w:val="center" w:pos="2934"/>
        </w:tabs>
        <w:spacing w:after="0" w:line="259" w:lineRule="auto"/>
        <w:ind w:left="0" w:right="0" w:firstLine="0"/>
        <w:jc w:val="left"/>
      </w:pPr>
      <w:r>
        <w:rPr>
          <w:sz w:val="18"/>
        </w:rPr>
        <w:t>SUB-MARKETS</w:t>
      </w:r>
      <w:r>
        <w:rPr>
          <w:sz w:val="18"/>
        </w:rPr>
        <w:tab/>
        <w:t>INDICATORS</w:t>
      </w:r>
    </w:p>
    <w:tbl>
      <w:tblPr>
        <w:tblStyle w:val="TableGrid"/>
        <w:tblW w:w="7848" w:type="dxa"/>
        <w:tblInd w:w="0" w:type="dxa"/>
        <w:tblCellMar>
          <w:top w:w="252" w:type="dxa"/>
          <w:bottom w:w="35" w:type="dxa"/>
          <w:right w:w="119" w:type="dxa"/>
        </w:tblCellMar>
        <w:tblLook w:val="04A0" w:firstRow="1" w:lastRow="0" w:firstColumn="1" w:lastColumn="0" w:noHBand="0" w:noVBand="1"/>
      </w:tblPr>
      <w:tblGrid>
        <w:gridCol w:w="2343"/>
        <w:gridCol w:w="5505"/>
      </w:tblGrid>
      <w:tr w:rsidR="00B1296F" w:rsidRPr="002C3A7B" w14:paraId="7399C634" w14:textId="77777777">
        <w:trPr>
          <w:trHeight w:val="885"/>
        </w:trPr>
        <w:tc>
          <w:tcPr>
            <w:tcW w:w="2343" w:type="dxa"/>
            <w:tcBorders>
              <w:top w:val="single" w:sz="3" w:space="0" w:color="000000"/>
              <w:left w:val="nil"/>
              <w:bottom w:val="single" w:sz="3" w:space="0" w:color="000000"/>
              <w:right w:val="nil"/>
            </w:tcBorders>
          </w:tcPr>
          <w:p w14:paraId="6638CC84" w14:textId="77777777" w:rsidR="00B1296F" w:rsidRDefault="00523B7C">
            <w:pPr>
              <w:spacing w:after="0" w:line="259" w:lineRule="auto"/>
              <w:ind w:left="120" w:right="0" w:firstLine="0"/>
              <w:jc w:val="left"/>
            </w:pPr>
            <w:r>
              <w:rPr>
                <w:sz w:val="18"/>
              </w:rPr>
              <w:t>Stock market</w:t>
            </w:r>
          </w:p>
        </w:tc>
        <w:tc>
          <w:tcPr>
            <w:tcW w:w="5505" w:type="dxa"/>
            <w:tcBorders>
              <w:top w:val="single" w:sz="3" w:space="0" w:color="000000"/>
              <w:left w:val="nil"/>
              <w:bottom w:val="single" w:sz="3" w:space="0" w:color="000000"/>
              <w:right w:val="nil"/>
            </w:tcBorders>
            <w:vAlign w:val="bottom"/>
          </w:tcPr>
          <w:p w14:paraId="2C0AD492" w14:textId="77777777" w:rsidR="00B1296F" w:rsidRPr="002308A3" w:rsidRDefault="00523B7C">
            <w:pPr>
              <w:spacing w:after="0" w:line="259" w:lineRule="auto"/>
              <w:ind w:left="0" w:right="0" w:firstLine="0"/>
              <w:jc w:val="left"/>
              <w:rPr>
                <w:lang w:val="en-US"/>
              </w:rPr>
            </w:pPr>
            <w:r w:rsidRPr="002308A3">
              <w:rPr>
                <w:sz w:val="18"/>
                <w:lang w:val="en-US"/>
              </w:rPr>
              <w:t>Implied volatility</w:t>
            </w:r>
          </w:p>
          <w:p w14:paraId="3689BF1B" w14:textId="77777777" w:rsidR="00B1296F" w:rsidRPr="002308A3" w:rsidRDefault="00523B7C">
            <w:pPr>
              <w:spacing w:after="0" w:line="259" w:lineRule="auto"/>
              <w:ind w:left="0" w:right="0" w:firstLine="0"/>
              <w:jc w:val="left"/>
              <w:rPr>
                <w:lang w:val="en-US"/>
              </w:rPr>
            </w:pPr>
            <w:r w:rsidRPr="002308A3">
              <w:rPr>
                <w:sz w:val="18"/>
                <w:lang w:val="en-US"/>
              </w:rPr>
              <w:t>Market value in relation to the highest in 2 years</w:t>
            </w:r>
          </w:p>
          <w:p w14:paraId="5D752F05" w14:textId="77777777" w:rsidR="00B1296F" w:rsidRPr="002308A3" w:rsidRDefault="00523B7C">
            <w:pPr>
              <w:spacing w:after="0" w:line="259" w:lineRule="auto"/>
              <w:ind w:left="0" w:right="0" w:firstLine="0"/>
              <w:jc w:val="left"/>
              <w:rPr>
                <w:lang w:val="en-US"/>
              </w:rPr>
            </w:pPr>
            <w:r w:rsidRPr="002308A3">
              <w:rPr>
                <w:sz w:val="18"/>
                <w:lang w:val="en-US"/>
              </w:rPr>
              <w:t>Estimated liquidity based on turnover data</w:t>
            </w:r>
          </w:p>
        </w:tc>
      </w:tr>
      <w:tr w:rsidR="00B1296F" w:rsidRPr="002C3A7B" w14:paraId="40CA0671" w14:textId="77777777">
        <w:trPr>
          <w:trHeight w:val="1323"/>
        </w:trPr>
        <w:tc>
          <w:tcPr>
            <w:tcW w:w="2343" w:type="dxa"/>
            <w:tcBorders>
              <w:top w:val="single" w:sz="3" w:space="0" w:color="000000"/>
              <w:left w:val="nil"/>
              <w:bottom w:val="single" w:sz="3" w:space="0" w:color="000000"/>
              <w:right w:val="nil"/>
            </w:tcBorders>
          </w:tcPr>
          <w:p w14:paraId="6D55AE9A" w14:textId="77777777" w:rsidR="00B1296F" w:rsidRDefault="00523B7C">
            <w:pPr>
              <w:spacing w:after="0" w:line="259" w:lineRule="auto"/>
              <w:ind w:left="120" w:right="0" w:firstLine="0"/>
              <w:jc w:val="left"/>
            </w:pPr>
            <w:r>
              <w:rPr>
                <w:sz w:val="18"/>
              </w:rPr>
              <w:t>Bond market</w:t>
            </w:r>
          </w:p>
        </w:tc>
        <w:tc>
          <w:tcPr>
            <w:tcW w:w="5505" w:type="dxa"/>
            <w:tcBorders>
              <w:top w:val="single" w:sz="3" w:space="0" w:color="000000"/>
              <w:left w:val="nil"/>
              <w:bottom w:val="single" w:sz="3" w:space="0" w:color="000000"/>
              <w:right w:val="nil"/>
            </w:tcBorders>
            <w:vAlign w:val="bottom"/>
          </w:tcPr>
          <w:p w14:paraId="0B183193" w14:textId="77777777" w:rsidR="00B1296F" w:rsidRPr="002308A3" w:rsidRDefault="00523B7C">
            <w:pPr>
              <w:spacing w:after="0" w:line="248" w:lineRule="auto"/>
              <w:ind w:left="0" w:right="0" w:firstLine="0"/>
              <w:jc w:val="left"/>
              <w:rPr>
                <w:lang w:val="en-US"/>
              </w:rPr>
            </w:pPr>
            <w:r w:rsidRPr="002308A3">
              <w:rPr>
                <w:sz w:val="18"/>
                <w:lang w:val="en-US"/>
              </w:rPr>
              <w:t>Difference between 5-year covered bond yield and 5-year swap rate Difference between 5-year covered bond yield and 5-year swap rate minus the 2-year equivalent</w:t>
            </w:r>
          </w:p>
          <w:p w14:paraId="3A328FF9" w14:textId="77777777" w:rsidR="00B1296F" w:rsidRPr="002308A3" w:rsidRDefault="00523B7C">
            <w:pPr>
              <w:spacing w:after="0" w:line="259" w:lineRule="auto"/>
              <w:ind w:left="0" w:right="0" w:firstLine="0"/>
              <w:jc w:val="left"/>
              <w:rPr>
                <w:lang w:val="en-US"/>
              </w:rPr>
            </w:pPr>
            <w:r w:rsidRPr="002308A3">
              <w:rPr>
                <w:sz w:val="18"/>
                <w:lang w:val="en-US"/>
              </w:rPr>
              <w:t>Difference between 5-year swap rate and 5-year government bond yield</w:t>
            </w:r>
          </w:p>
        </w:tc>
      </w:tr>
      <w:tr w:rsidR="00B1296F" w:rsidRPr="002C3A7B" w14:paraId="39CF2DE6" w14:textId="77777777">
        <w:trPr>
          <w:trHeight w:val="1323"/>
        </w:trPr>
        <w:tc>
          <w:tcPr>
            <w:tcW w:w="2343" w:type="dxa"/>
            <w:tcBorders>
              <w:top w:val="single" w:sz="3" w:space="0" w:color="000000"/>
              <w:left w:val="nil"/>
              <w:bottom w:val="single" w:sz="3" w:space="0" w:color="000000"/>
              <w:right w:val="nil"/>
            </w:tcBorders>
          </w:tcPr>
          <w:p w14:paraId="216605BA" w14:textId="77777777" w:rsidR="00B1296F" w:rsidRDefault="00523B7C">
            <w:pPr>
              <w:spacing w:after="0" w:line="259" w:lineRule="auto"/>
              <w:ind w:left="120" w:right="0" w:firstLine="0"/>
              <w:jc w:val="left"/>
            </w:pPr>
            <w:r>
              <w:rPr>
                <w:sz w:val="18"/>
              </w:rPr>
              <w:t>Money market</w:t>
            </w:r>
          </w:p>
        </w:tc>
        <w:tc>
          <w:tcPr>
            <w:tcW w:w="5505" w:type="dxa"/>
            <w:tcBorders>
              <w:top w:val="single" w:sz="3" w:space="0" w:color="000000"/>
              <w:left w:val="nil"/>
              <w:bottom w:val="single" w:sz="3" w:space="0" w:color="000000"/>
              <w:right w:val="nil"/>
            </w:tcBorders>
            <w:vAlign w:val="bottom"/>
          </w:tcPr>
          <w:p w14:paraId="61F680E4" w14:textId="77777777" w:rsidR="00B1296F" w:rsidRPr="002308A3" w:rsidRDefault="00523B7C">
            <w:pPr>
              <w:spacing w:after="0" w:line="248" w:lineRule="auto"/>
              <w:ind w:left="0" w:right="0" w:firstLine="0"/>
              <w:rPr>
                <w:lang w:val="en-US"/>
              </w:rPr>
            </w:pPr>
            <w:r w:rsidRPr="002308A3">
              <w:rPr>
                <w:sz w:val="18"/>
                <w:lang w:val="en-US"/>
              </w:rPr>
              <w:t>Difference between 3-month Stibor rate and 3-month treasury bill yield (TED spread)</w:t>
            </w:r>
          </w:p>
          <w:p w14:paraId="48BBA03E" w14:textId="77777777" w:rsidR="00B1296F" w:rsidRPr="002308A3" w:rsidRDefault="00523B7C">
            <w:pPr>
              <w:spacing w:after="0" w:line="259" w:lineRule="auto"/>
              <w:ind w:left="0" w:right="0" w:firstLine="0"/>
              <w:jc w:val="left"/>
              <w:rPr>
                <w:lang w:val="en-US"/>
              </w:rPr>
            </w:pPr>
            <w:r w:rsidRPr="002308A3">
              <w:rPr>
                <w:sz w:val="18"/>
                <w:lang w:val="en-US"/>
              </w:rPr>
              <w:t>Historical volatility of TED spread</w:t>
            </w:r>
          </w:p>
          <w:p w14:paraId="60FF3633" w14:textId="77777777" w:rsidR="00B1296F" w:rsidRPr="002308A3" w:rsidRDefault="00523B7C">
            <w:pPr>
              <w:spacing w:after="0" w:line="259" w:lineRule="auto"/>
              <w:ind w:left="0" w:right="0" w:firstLine="0"/>
              <w:rPr>
                <w:lang w:val="en-US"/>
              </w:rPr>
            </w:pPr>
            <w:r w:rsidRPr="002308A3">
              <w:rPr>
                <w:sz w:val="18"/>
                <w:lang w:val="en-US"/>
              </w:rPr>
              <w:t>Difference between 3-month Stibor rate and 3-month implied Stibor rate</w:t>
            </w:r>
          </w:p>
        </w:tc>
      </w:tr>
      <w:tr w:rsidR="00B1296F" w:rsidRPr="002C3A7B" w14:paraId="1A73A55A" w14:textId="77777777">
        <w:trPr>
          <w:trHeight w:val="1104"/>
        </w:trPr>
        <w:tc>
          <w:tcPr>
            <w:tcW w:w="2343" w:type="dxa"/>
            <w:tcBorders>
              <w:top w:val="single" w:sz="3" w:space="0" w:color="000000"/>
              <w:left w:val="nil"/>
              <w:bottom w:val="single" w:sz="3" w:space="0" w:color="000000"/>
              <w:right w:val="nil"/>
            </w:tcBorders>
          </w:tcPr>
          <w:p w14:paraId="5C20B58E" w14:textId="77777777" w:rsidR="00B1296F" w:rsidRDefault="00523B7C">
            <w:pPr>
              <w:spacing w:after="0" w:line="259" w:lineRule="auto"/>
              <w:ind w:left="120" w:right="0" w:firstLine="0"/>
              <w:jc w:val="left"/>
            </w:pPr>
            <w:proofErr w:type="spellStart"/>
            <w:r>
              <w:rPr>
                <w:sz w:val="18"/>
              </w:rPr>
              <w:lastRenderedPageBreak/>
              <w:t>Foreign</w:t>
            </w:r>
            <w:proofErr w:type="spellEnd"/>
            <w:r>
              <w:rPr>
                <w:sz w:val="18"/>
              </w:rPr>
              <w:t xml:space="preserve"> </w:t>
            </w:r>
            <w:proofErr w:type="spellStart"/>
            <w:r>
              <w:rPr>
                <w:sz w:val="18"/>
              </w:rPr>
              <w:t>exchange</w:t>
            </w:r>
            <w:proofErr w:type="spellEnd"/>
            <w:r>
              <w:rPr>
                <w:sz w:val="18"/>
              </w:rPr>
              <w:t xml:space="preserve"> market</w:t>
            </w:r>
          </w:p>
        </w:tc>
        <w:tc>
          <w:tcPr>
            <w:tcW w:w="5505" w:type="dxa"/>
            <w:tcBorders>
              <w:top w:val="single" w:sz="3" w:space="0" w:color="000000"/>
              <w:left w:val="nil"/>
              <w:bottom w:val="single" w:sz="3" w:space="0" w:color="000000"/>
              <w:right w:val="nil"/>
            </w:tcBorders>
            <w:vAlign w:val="bottom"/>
          </w:tcPr>
          <w:p w14:paraId="6DE20317" w14:textId="77777777" w:rsidR="00B1296F" w:rsidRPr="002308A3" w:rsidRDefault="00523B7C">
            <w:pPr>
              <w:spacing w:after="0" w:line="259" w:lineRule="auto"/>
              <w:ind w:left="0" w:right="0" w:firstLine="0"/>
              <w:jc w:val="left"/>
              <w:rPr>
                <w:lang w:val="en-US"/>
              </w:rPr>
            </w:pPr>
            <w:r w:rsidRPr="002308A3">
              <w:rPr>
                <w:sz w:val="18"/>
                <w:lang w:val="en-US"/>
              </w:rPr>
              <w:t>Implied volatility of USD/SEK</w:t>
            </w:r>
          </w:p>
          <w:p w14:paraId="129D88E3" w14:textId="77777777" w:rsidR="00B1296F" w:rsidRPr="002308A3" w:rsidRDefault="00523B7C">
            <w:pPr>
              <w:spacing w:after="12" w:line="259" w:lineRule="auto"/>
              <w:ind w:left="0" w:right="0" w:firstLine="0"/>
              <w:jc w:val="left"/>
              <w:rPr>
                <w:lang w:val="en-US"/>
              </w:rPr>
            </w:pPr>
            <w:r w:rsidRPr="002308A3">
              <w:rPr>
                <w:sz w:val="18"/>
                <w:lang w:val="en-US"/>
              </w:rPr>
              <w:t>Implied volatility of EUR/SEK</w:t>
            </w:r>
          </w:p>
          <w:p w14:paraId="409925EF" w14:textId="77777777" w:rsidR="00B1296F" w:rsidRPr="002308A3" w:rsidRDefault="00523B7C">
            <w:pPr>
              <w:spacing w:after="0" w:line="259" w:lineRule="auto"/>
              <w:ind w:left="0" w:right="0" w:firstLine="0"/>
              <w:jc w:val="left"/>
              <w:rPr>
                <w:lang w:val="en-US"/>
              </w:rPr>
            </w:pPr>
            <w:r w:rsidRPr="002308A3">
              <w:rPr>
                <w:sz w:val="18"/>
                <w:lang w:val="en-US"/>
              </w:rPr>
              <w:t>30 day change in the value of the krona against a basket of currencies</w:t>
            </w:r>
          </w:p>
          <w:p w14:paraId="4E5127E0" w14:textId="77777777" w:rsidR="00B1296F" w:rsidRPr="002308A3" w:rsidRDefault="00523B7C">
            <w:pPr>
              <w:spacing w:after="0" w:line="259" w:lineRule="auto"/>
              <w:ind w:left="0" w:right="0" w:firstLine="0"/>
              <w:jc w:val="left"/>
              <w:rPr>
                <w:lang w:val="en-US"/>
              </w:rPr>
            </w:pPr>
            <w:r w:rsidRPr="002308A3">
              <w:rPr>
                <w:sz w:val="18"/>
                <w:lang w:val="en-US"/>
              </w:rPr>
              <w:t>(TCW index) in absolute terms</w:t>
            </w:r>
          </w:p>
        </w:tc>
      </w:tr>
    </w:tbl>
    <w:p w14:paraId="619B3387" w14:textId="77777777" w:rsidR="00B1296F" w:rsidRDefault="00523B7C">
      <w:pPr>
        <w:spacing w:after="228" w:line="259" w:lineRule="auto"/>
        <w:ind w:left="376" w:right="0" w:firstLine="0"/>
        <w:jc w:val="left"/>
      </w:pPr>
      <w:r>
        <w:rPr>
          <w:noProof/>
        </w:rPr>
        <w:drawing>
          <wp:inline distT="0" distB="0" distL="0" distR="0" wp14:anchorId="47A61205" wp14:editId="490E2C0C">
            <wp:extent cx="3888069" cy="1257393"/>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2"/>
                    <a:stretch>
                      <a:fillRect/>
                    </a:stretch>
                  </pic:blipFill>
                  <pic:spPr>
                    <a:xfrm>
                      <a:off x="0" y="0"/>
                      <a:ext cx="3888069" cy="1257393"/>
                    </a:xfrm>
                    <a:prstGeom prst="rect">
                      <a:avLst/>
                    </a:prstGeom>
                  </pic:spPr>
                </pic:pic>
              </a:graphicData>
            </a:graphic>
          </wp:inline>
        </w:drawing>
      </w:r>
    </w:p>
    <w:p w14:paraId="1A14A6F9" w14:textId="77777777" w:rsidR="00B1296F" w:rsidRPr="002308A3" w:rsidRDefault="00523B7C">
      <w:pPr>
        <w:spacing w:after="3" w:line="265" w:lineRule="auto"/>
        <w:ind w:left="754" w:right="778"/>
        <w:jc w:val="center"/>
        <w:rPr>
          <w:lang w:val="en-US"/>
        </w:rPr>
      </w:pPr>
      <w:r w:rsidRPr="002308A3">
        <w:rPr>
          <w:lang w:val="en-US"/>
        </w:rPr>
        <w:t>Figure 1: Financial Stress Index</w:t>
      </w:r>
    </w:p>
    <w:p w14:paraId="25566BA3" w14:textId="77777777" w:rsidR="00B1296F" w:rsidRPr="002308A3" w:rsidRDefault="00523B7C">
      <w:pPr>
        <w:pStyle w:val="Heading1"/>
        <w:tabs>
          <w:tab w:val="center" w:pos="1431"/>
        </w:tabs>
        <w:ind w:left="-15" w:firstLine="0"/>
        <w:rPr>
          <w:lang w:val="en-US"/>
        </w:rPr>
      </w:pPr>
      <w:r w:rsidRPr="002308A3">
        <w:rPr>
          <w:lang w:val="en-US"/>
        </w:rPr>
        <w:t>4</w:t>
      </w:r>
      <w:r w:rsidRPr="002308A3">
        <w:rPr>
          <w:lang w:val="en-US"/>
        </w:rPr>
        <w:tab/>
        <w:t>Study Design</w:t>
      </w:r>
    </w:p>
    <w:p w14:paraId="7F6C0322" w14:textId="5A61DA1C" w:rsidR="00B1296F" w:rsidRPr="002308A3" w:rsidRDefault="00523B7C">
      <w:pPr>
        <w:spacing w:after="517"/>
        <w:ind w:left="-5" w:right="19"/>
        <w:rPr>
          <w:lang w:val="en-US"/>
        </w:rPr>
      </w:pPr>
      <w:r w:rsidRPr="002308A3">
        <w:rPr>
          <w:lang w:val="en-US"/>
        </w:rPr>
        <w:t xml:space="preserve">In this section I will cover the data used </w:t>
      </w:r>
      <w:commentRangeStart w:id="16"/>
      <w:r w:rsidRPr="002308A3">
        <w:rPr>
          <w:lang w:val="en-US"/>
        </w:rPr>
        <w:t>in the model</w:t>
      </w:r>
      <w:ins w:id="17" w:author="Andreas Timoudas" w:date="2022-04-06T10:31:00Z">
        <w:r w:rsidR="002C3A7B">
          <w:rPr>
            <w:lang w:val="en-US"/>
          </w:rPr>
          <w:t>,</w:t>
        </w:r>
      </w:ins>
      <w:r w:rsidRPr="002308A3">
        <w:rPr>
          <w:lang w:val="en-US"/>
        </w:rPr>
        <w:t xml:space="preserve"> the recursive ordering</w:t>
      </w:r>
      <w:r w:rsidR="002C3A7B">
        <w:rPr>
          <w:lang w:val="en-US"/>
        </w:rPr>
        <w:t xml:space="preserve"> which </w:t>
      </w:r>
      <w:r w:rsidR="009A0C48">
        <w:rPr>
          <w:lang w:val="en-US"/>
        </w:rPr>
        <w:t>is used to identify the structural shocks</w:t>
      </w:r>
      <w:r w:rsidRPr="002308A3">
        <w:rPr>
          <w:lang w:val="en-US"/>
        </w:rPr>
        <w:t xml:space="preserve"> and the steady state priors for all variables</w:t>
      </w:r>
      <w:commentRangeEnd w:id="16"/>
      <w:r w:rsidR="00781154">
        <w:rPr>
          <w:rStyle w:val="CommentReference"/>
        </w:rPr>
        <w:commentReference w:id="16"/>
      </w:r>
      <w:r w:rsidRPr="002308A3">
        <w:rPr>
          <w:lang w:val="en-US"/>
        </w:rPr>
        <w:t>. The data consist</w:t>
      </w:r>
      <w:r w:rsidR="00781154">
        <w:rPr>
          <w:lang w:val="en-US"/>
        </w:rPr>
        <w:t>s</w:t>
      </w:r>
      <w:r w:rsidRPr="002308A3">
        <w:rPr>
          <w:lang w:val="en-US"/>
        </w:rPr>
        <w:t xml:space="preserve"> of quarterly observations ranging from 1995 to 2021 </w:t>
      </w:r>
      <w:r w:rsidR="00CE45A9">
        <w:rPr>
          <w:lang w:val="en-US"/>
        </w:rPr>
        <w:t>with respect to</w:t>
      </w:r>
      <w:r w:rsidRPr="002308A3">
        <w:rPr>
          <w:lang w:val="en-US"/>
        </w:rPr>
        <w:t xml:space="preserve"> four macroeconomic variables</w:t>
      </w:r>
      <w:r w:rsidR="00CE45A9">
        <w:rPr>
          <w:lang w:val="en-US"/>
        </w:rPr>
        <w:t>.</w:t>
      </w:r>
    </w:p>
    <w:p w14:paraId="6DC13505" w14:textId="77777777" w:rsidR="00B1296F" w:rsidRDefault="00523B7C">
      <w:pPr>
        <w:tabs>
          <w:tab w:val="center" w:pos="2834"/>
          <w:tab w:val="center" w:pos="3655"/>
          <w:tab w:val="center" w:pos="3967"/>
          <w:tab w:val="center" w:pos="4414"/>
          <w:tab w:val="right" w:pos="6909"/>
        </w:tabs>
        <w:spacing w:after="135" w:line="265" w:lineRule="auto"/>
        <w:ind w:left="0" w:right="0" w:firstLine="0"/>
        <w:jc w:val="left"/>
      </w:pPr>
      <w:r w:rsidRPr="002308A3">
        <w:rPr>
          <w:rFonts w:ascii="Calibri" w:eastAsia="Calibri" w:hAnsi="Calibri" w:cs="Calibri"/>
          <w:sz w:val="22"/>
          <w:lang w:val="en-US"/>
        </w:rPr>
        <w:tab/>
      </w:r>
      <w:proofErr w:type="spellStart"/>
      <w:r>
        <w:rPr>
          <w:rFonts w:ascii="Calibri" w:eastAsia="Calibri" w:hAnsi="Calibri" w:cs="Calibri"/>
          <w:i/>
        </w:rPr>
        <w:t>x</w:t>
      </w:r>
      <w:r>
        <w:rPr>
          <w:i/>
          <w:vertAlign w:val="subscript"/>
        </w:rPr>
        <w:t>t</w:t>
      </w:r>
      <w:proofErr w:type="spellEnd"/>
      <w:r>
        <w:rPr>
          <w:i/>
          <w:vertAlign w:val="subscript"/>
        </w:rPr>
        <w:t xml:space="preserve"> </w:t>
      </w:r>
      <w:r>
        <w:t>= (</w:t>
      </w:r>
      <w:r>
        <w:rPr>
          <w:i/>
        </w:rPr>
        <w:t>SMSI</w:t>
      </w:r>
      <w:r>
        <w:rPr>
          <w:i/>
        </w:rPr>
        <w:tab/>
        <w:t>y</w:t>
      </w:r>
      <w:r>
        <w:rPr>
          <w:i/>
        </w:rPr>
        <w:tab/>
        <w:t>π</w:t>
      </w:r>
      <w:r>
        <w:rPr>
          <w:i/>
        </w:rPr>
        <w:tab/>
      </w:r>
      <w:r>
        <w:t>∆</w:t>
      </w:r>
      <w:r>
        <w:rPr>
          <w:i/>
        </w:rPr>
        <w:t>i</w:t>
      </w:r>
      <w:r>
        <w:t>)</w:t>
      </w:r>
      <w:r>
        <w:rPr>
          <w:i/>
        </w:rPr>
        <w:t>.</w:t>
      </w:r>
      <w:r>
        <w:rPr>
          <w:i/>
        </w:rPr>
        <w:tab/>
      </w:r>
      <w:r>
        <w:t>(1)</w:t>
      </w:r>
    </w:p>
    <w:tbl>
      <w:tblPr>
        <w:tblStyle w:val="TableGrid"/>
        <w:tblW w:w="6624" w:type="dxa"/>
        <w:tblInd w:w="125" w:type="dxa"/>
        <w:tblCellMar>
          <w:top w:w="30" w:type="dxa"/>
          <w:left w:w="120" w:type="dxa"/>
          <w:right w:w="115" w:type="dxa"/>
        </w:tblCellMar>
        <w:tblLook w:val="04A0" w:firstRow="1" w:lastRow="0" w:firstColumn="1" w:lastColumn="0" w:noHBand="0" w:noVBand="1"/>
      </w:tblPr>
      <w:tblGrid>
        <w:gridCol w:w="909"/>
        <w:gridCol w:w="4744"/>
        <w:gridCol w:w="971"/>
      </w:tblGrid>
      <w:tr w:rsidR="00B1296F" w14:paraId="50121774" w14:textId="77777777">
        <w:trPr>
          <w:trHeight w:val="227"/>
        </w:trPr>
        <w:tc>
          <w:tcPr>
            <w:tcW w:w="909" w:type="dxa"/>
            <w:tcBorders>
              <w:top w:val="single" w:sz="3" w:space="0" w:color="000000"/>
              <w:left w:val="nil"/>
              <w:bottom w:val="single" w:sz="3" w:space="0" w:color="000000"/>
              <w:right w:val="single" w:sz="3" w:space="0" w:color="000000"/>
            </w:tcBorders>
          </w:tcPr>
          <w:p w14:paraId="281C02D2" w14:textId="77777777" w:rsidR="00B1296F" w:rsidRDefault="00523B7C">
            <w:pPr>
              <w:spacing w:after="0" w:line="259" w:lineRule="auto"/>
              <w:ind w:left="0" w:right="0" w:firstLine="0"/>
              <w:jc w:val="left"/>
            </w:pPr>
            <w:proofErr w:type="spellStart"/>
            <w:r>
              <w:rPr>
                <w:sz w:val="18"/>
              </w:rPr>
              <w:t>Variable</w:t>
            </w:r>
            <w:proofErr w:type="spellEnd"/>
          </w:p>
        </w:tc>
        <w:tc>
          <w:tcPr>
            <w:tcW w:w="4744" w:type="dxa"/>
            <w:tcBorders>
              <w:top w:val="single" w:sz="3" w:space="0" w:color="000000"/>
              <w:left w:val="single" w:sz="3" w:space="0" w:color="000000"/>
              <w:bottom w:val="single" w:sz="3" w:space="0" w:color="000000"/>
              <w:right w:val="single" w:sz="3" w:space="0" w:color="000000"/>
            </w:tcBorders>
          </w:tcPr>
          <w:p w14:paraId="55A4EB75" w14:textId="77777777" w:rsidR="00B1296F" w:rsidRDefault="00523B7C">
            <w:pPr>
              <w:spacing w:after="0" w:line="259" w:lineRule="auto"/>
              <w:ind w:left="4" w:right="0" w:firstLine="0"/>
              <w:jc w:val="left"/>
            </w:pPr>
            <w:proofErr w:type="spellStart"/>
            <w:r>
              <w:rPr>
                <w:sz w:val="18"/>
              </w:rPr>
              <w:t>Description</w:t>
            </w:r>
            <w:proofErr w:type="spellEnd"/>
          </w:p>
        </w:tc>
        <w:tc>
          <w:tcPr>
            <w:tcW w:w="971" w:type="dxa"/>
            <w:tcBorders>
              <w:top w:val="single" w:sz="3" w:space="0" w:color="000000"/>
              <w:left w:val="single" w:sz="3" w:space="0" w:color="000000"/>
              <w:bottom w:val="single" w:sz="3" w:space="0" w:color="000000"/>
              <w:right w:val="nil"/>
            </w:tcBorders>
          </w:tcPr>
          <w:p w14:paraId="32E9D80C" w14:textId="77777777" w:rsidR="00B1296F" w:rsidRDefault="00523B7C">
            <w:pPr>
              <w:spacing w:after="0" w:line="259" w:lineRule="auto"/>
              <w:ind w:left="4" w:right="0" w:firstLine="0"/>
              <w:jc w:val="left"/>
            </w:pPr>
            <w:proofErr w:type="spellStart"/>
            <w:r>
              <w:rPr>
                <w:sz w:val="18"/>
              </w:rPr>
              <w:t>Identifier</w:t>
            </w:r>
            <w:proofErr w:type="spellEnd"/>
          </w:p>
        </w:tc>
      </w:tr>
      <w:tr w:rsidR="00B1296F" w14:paraId="1C99C421" w14:textId="77777777">
        <w:trPr>
          <w:trHeight w:val="222"/>
        </w:trPr>
        <w:tc>
          <w:tcPr>
            <w:tcW w:w="909" w:type="dxa"/>
            <w:tcBorders>
              <w:top w:val="single" w:sz="3" w:space="0" w:color="000000"/>
              <w:left w:val="nil"/>
              <w:bottom w:val="nil"/>
              <w:right w:val="single" w:sz="3" w:space="0" w:color="000000"/>
            </w:tcBorders>
          </w:tcPr>
          <w:p w14:paraId="611AA7D6" w14:textId="77777777" w:rsidR="00B1296F" w:rsidRDefault="00523B7C">
            <w:pPr>
              <w:spacing w:after="0" w:line="259" w:lineRule="auto"/>
              <w:ind w:left="91" w:right="0" w:firstLine="0"/>
              <w:jc w:val="left"/>
            </w:pPr>
            <w:r>
              <w:rPr>
                <w:i/>
                <w:sz w:val="18"/>
              </w:rPr>
              <w:t>SFSI</w:t>
            </w:r>
          </w:p>
        </w:tc>
        <w:tc>
          <w:tcPr>
            <w:tcW w:w="4744" w:type="dxa"/>
            <w:tcBorders>
              <w:top w:val="single" w:sz="3" w:space="0" w:color="000000"/>
              <w:left w:val="single" w:sz="3" w:space="0" w:color="000000"/>
              <w:bottom w:val="nil"/>
              <w:right w:val="single" w:sz="3" w:space="0" w:color="000000"/>
            </w:tcBorders>
          </w:tcPr>
          <w:p w14:paraId="56A5AFC2" w14:textId="77777777" w:rsidR="00B1296F" w:rsidRDefault="00523B7C">
            <w:pPr>
              <w:spacing w:after="0" w:line="259" w:lineRule="auto"/>
              <w:ind w:left="4" w:right="0" w:firstLine="0"/>
              <w:jc w:val="left"/>
            </w:pPr>
            <w:r>
              <w:rPr>
                <w:sz w:val="18"/>
              </w:rPr>
              <w:t xml:space="preserve">Swedish </w:t>
            </w:r>
            <w:proofErr w:type="spellStart"/>
            <w:r>
              <w:rPr>
                <w:sz w:val="18"/>
              </w:rPr>
              <w:t>Financial</w:t>
            </w:r>
            <w:proofErr w:type="spellEnd"/>
            <w:r>
              <w:rPr>
                <w:sz w:val="18"/>
              </w:rPr>
              <w:t xml:space="preserve"> Stress Index</w:t>
            </w:r>
          </w:p>
        </w:tc>
        <w:tc>
          <w:tcPr>
            <w:tcW w:w="971" w:type="dxa"/>
            <w:tcBorders>
              <w:top w:val="single" w:sz="3" w:space="0" w:color="000000"/>
              <w:left w:val="single" w:sz="3" w:space="0" w:color="000000"/>
              <w:bottom w:val="nil"/>
              <w:right w:val="nil"/>
            </w:tcBorders>
          </w:tcPr>
          <w:p w14:paraId="2D547859" w14:textId="77777777" w:rsidR="00B1296F" w:rsidRDefault="00523B7C">
            <w:pPr>
              <w:spacing w:after="0" w:line="259" w:lineRule="auto"/>
              <w:ind w:left="0" w:right="0" w:firstLine="0"/>
              <w:jc w:val="center"/>
            </w:pPr>
            <w:r>
              <w:rPr>
                <w:sz w:val="18"/>
              </w:rPr>
              <w:t>SFSI</w:t>
            </w:r>
          </w:p>
        </w:tc>
      </w:tr>
      <w:tr w:rsidR="00B1296F" w14:paraId="2EFD00B2" w14:textId="77777777">
        <w:trPr>
          <w:trHeight w:val="219"/>
        </w:trPr>
        <w:tc>
          <w:tcPr>
            <w:tcW w:w="909" w:type="dxa"/>
            <w:tcBorders>
              <w:top w:val="nil"/>
              <w:left w:val="nil"/>
              <w:bottom w:val="nil"/>
              <w:right w:val="single" w:sz="3" w:space="0" w:color="000000"/>
            </w:tcBorders>
          </w:tcPr>
          <w:p w14:paraId="5205D8A4" w14:textId="77777777" w:rsidR="00B1296F" w:rsidRDefault="00523B7C">
            <w:pPr>
              <w:spacing w:after="0" w:line="259" w:lineRule="auto"/>
              <w:ind w:left="0" w:right="15" w:firstLine="0"/>
              <w:jc w:val="center"/>
            </w:pPr>
            <w:r>
              <w:rPr>
                <w:i/>
                <w:sz w:val="18"/>
              </w:rPr>
              <w:t>y</w:t>
            </w:r>
          </w:p>
        </w:tc>
        <w:tc>
          <w:tcPr>
            <w:tcW w:w="4744" w:type="dxa"/>
            <w:tcBorders>
              <w:top w:val="nil"/>
              <w:left w:val="single" w:sz="3" w:space="0" w:color="000000"/>
              <w:bottom w:val="nil"/>
              <w:right w:val="single" w:sz="3" w:space="0" w:color="000000"/>
            </w:tcBorders>
          </w:tcPr>
          <w:p w14:paraId="4554DD53" w14:textId="77777777" w:rsidR="00B1296F" w:rsidRDefault="00523B7C">
            <w:pPr>
              <w:spacing w:after="0" w:line="259" w:lineRule="auto"/>
              <w:ind w:left="4" w:right="0" w:firstLine="0"/>
              <w:jc w:val="left"/>
            </w:pPr>
            <w:r>
              <w:rPr>
                <w:sz w:val="18"/>
              </w:rPr>
              <w:t xml:space="preserve">Swedish GDP </w:t>
            </w:r>
            <w:proofErr w:type="spellStart"/>
            <w:r>
              <w:rPr>
                <w:sz w:val="18"/>
              </w:rPr>
              <w:t>growth</w:t>
            </w:r>
            <w:proofErr w:type="spellEnd"/>
          </w:p>
        </w:tc>
        <w:tc>
          <w:tcPr>
            <w:tcW w:w="971" w:type="dxa"/>
            <w:tcBorders>
              <w:top w:val="nil"/>
              <w:left w:val="single" w:sz="3" w:space="0" w:color="000000"/>
              <w:bottom w:val="nil"/>
              <w:right w:val="nil"/>
            </w:tcBorders>
          </w:tcPr>
          <w:p w14:paraId="63BB9982" w14:textId="77777777" w:rsidR="00B1296F" w:rsidRDefault="00523B7C">
            <w:pPr>
              <w:spacing w:after="0" w:line="259" w:lineRule="auto"/>
              <w:ind w:left="0" w:right="0" w:firstLine="0"/>
              <w:jc w:val="center"/>
            </w:pPr>
            <w:r>
              <w:rPr>
                <w:sz w:val="18"/>
              </w:rPr>
              <w:t>BNP</w:t>
            </w:r>
          </w:p>
        </w:tc>
      </w:tr>
      <w:tr w:rsidR="00B1296F" w14:paraId="735A4F03" w14:textId="77777777">
        <w:trPr>
          <w:trHeight w:val="219"/>
        </w:trPr>
        <w:tc>
          <w:tcPr>
            <w:tcW w:w="909" w:type="dxa"/>
            <w:tcBorders>
              <w:top w:val="nil"/>
              <w:left w:val="nil"/>
              <w:bottom w:val="nil"/>
              <w:right w:val="single" w:sz="3" w:space="0" w:color="000000"/>
            </w:tcBorders>
          </w:tcPr>
          <w:p w14:paraId="3B1078CB" w14:textId="77777777" w:rsidR="00B1296F" w:rsidRDefault="00523B7C">
            <w:pPr>
              <w:spacing w:after="0" w:line="259" w:lineRule="auto"/>
              <w:ind w:left="0" w:right="15" w:firstLine="0"/>
              <w:jc w:val="center"/>
            </w:pPr>
            <w:r>
              <w:rPr>
                <w:i/>
                <w:sz w:val="18"/>
              </w:rPr>
              <w:t>π</w:t>
            </w:r>
          </w:p>
        </w:tc>
        <w:tc>
          <w:tcPr>
            <w:tcW w:w="4744" w:type="dxa"/>
            <w:tcBorders>
              <w:top w:val="nil"/>
              <w:left w:val="single" w:sz="3" w:space="0" w:color="000000"/>
              <w:bottom w:val="nil"/>
              <w:right w:val="single" w:sz="3" w:space="0" w:color="000000"/>
            </w:tcBorders>
          </w:tcPr>
          <w:p w14:paraId="01F6CC35" w14:textId="77777777" w:rsidR="00B1296F" w:rsidRDefault="00523B7C">
            <w:pPr>
              <w:spacing w:after="0" w:line="259" w:lineRule="auto"/>
              <w:ind w:left="4" w:right="0" w:firstLine="0"/>
              <w:jc w:val="left"/>
            </w:pPr>
            <w:r>
              <w:rPr>
                <w:sz w:val="18"/>
              </w:rPr>
              <w:t>Swedish inflation rate</w:t>
            </w:r>
          </w:p>
        </w:tc>
        <w:tc>
          <w:tcPr>
            <w:tcW w:w="971" w:type="dxa"/>
            <w:tcBorders>
              <w:top w:val="nil"/>
              <w:left w:val="single" w:sz="3" w:space="0" w:color="000000"/>
              <w:bottom w:val="nil"/>
              <w:right w:val="nil"/>
            </w:tcBorders>
          </w:tcPr>
          <w:p w14:paraId="7404B32A" w14:textId="77777777" w:rsidR="00B1296F" w:rsidRDefault="00523B7C">
            <w:pPr>
              <w:spacing w:after="0" w:line="259" w:lineRule="auto"/>
              <w:ind w:left="0" w:right="0" w:firstLine="0"/>
              <w:jc w:val="center"/>
            </w:pPr>
            <w:r>
              <w:rPr>
                <w:sz w:val="18"/>
              </w:rPr>
              <w:t>CPI</w:t>
            </w:r>
          </w:p>
        </w:tc>
      </w:tr>
      <w:tr w:rsidR="00B1296F" w14:paraId="6FE30033" w14:textId="77777777">
        <w:trPr>
          <w:trHeight w:val="224"/>
        </w:trPr>
        <w:tc>
          <w:tcPr>
            <w:tcW w:w="909" w:type="dxa"/>
            <w:tcBorders>
              <w:top w:val="nil"/>
              <w:left w:val="nil"/>
              <w:bottom w:val="single" w:sz="3" w:space="0" w:color="000000"/>
              <w:right w:val="single" w:sz="3" w:space="0" w:color="000000"/>
            </w:tcBorders>
          </w:tcPr>
          <w:p w14:paraId="6A96277D" w14:textId="77777777" w:rsidR="00B1296F" w:rsidRDefault="00523B7C">
            <w:pPr>
              <w:spacing w:after="0" w:line="259" w:lineRule="auto"/>
              <w:ind w:left="0" w:right="8" w:firstLine="0"/>
              <w:jc w:val="center"/>
            </w:pPr>
            <w:r>
              <w:rPr>
                <w:sz w:val="18"/>
              </w:rPr>
              <w:t>∆</w:t>
            </w:r>
            <w:r>
              <w:rPr>
                <w:i/>
                <w:sz w:val="18"/>
              </w:rPr>
              <w:t>i</w:t>
            </w:r>
          </w:p>
        </w:tc>
        <w:tc>
          <w:tcPr>
            <w:tcW w:w="4744" w:type="dxa"/>
            <w:tcBorders>
              <w:top w:val="nil"/>
              <w:left w:val="single" w:sz="3" w:space="0" w:color="000000"/>
              <w:bottom w:val="single" w:sz="3" w:space="0" w:color="000000"/>
              <w:right w:val="single" w:sz="3" w:space="0" w:color="000000"/>
            </w:tcBorders>
          </w:tcPr>
          <w:p w14:paraId="1D75DAED" w14:textId="77777777" w:rsidR="00B1296F" w:rsidRPr="002308A3" w:rsidRDefault="00523B7C">
            <w:pPr>
              <w:spacing w:after="0" w:line="259" w:lineRule="auto"/>
              <w:ind w:left="4" w:right="0" w:firstLine="0"/>
              <w:jc w:val="left"/>
              <w:rPr>
                <w:lang w:val="en-US"/>
              </w:rPr>
            </w:pPr>
            <w:r w:rsidRPr="002308A3">
              <w:rPr>
                <w:sz w:val="18"/>
                <w:lang w:val="en-US"/>
              </w:rPr>
              <w:t>3-month rate for Swedish treasury bills (first difference)</w:t>
            </w:r>
          </w:p>
        </w:tc>
        <w:tc>
          <w:tcPr>
            <w:tcW w:w="971" w:type="dxa"/>
            <w:tcBorders>
              <w:top w:val="nil"/>
              <w:left w:val="single" w:sz="3" w:space="0" w:color="000000"/>
              <w:bottom w:val="single" w:sz="3" w:space="0" w:color="000000"/>
              <w:right w:val="nil"/>
            </w:tcBorders>
          </w:tcPr>
          <w:p w14:paraId="4D5C7AE2" w14:textId="77777777" w:rsidR="00B1296F" w:rsidRDefault="00523B7C">
            <w:pPr>
              <w:spacing w:after="0" w:line="259" w:lineRule="auto"/>
              <w:ind w:left="0" w:right="0" w:firstLine="0"/>
              <w:jc w:val="center"/>
            </w:pPr>
            <w:r>
              <w:rPr>
                <w:sz w:val="18"/>
              </w:rPr>
              <w:t>DINT</w:t>
            </w:r>
          </w:p>
        </w:tc>
      </w:tr>
    </w:tbl>
    <w:p w14:paraId="728B8508" w14:textId="77777777" w:rsidR="00B1296F" w:rsidRDefault="00523B7C">
      <w:pPr>
        <w:spacing w:after="301" w:line="265" w:lineRule="auto"/>
        <w:ind w:left="754" w:right="778"/>
        <w:jc w:val="center"/>
      </w:pPr>
      <w:r>
        <w:t xml:space="preserve">Table 2: </w:t>
      </w:r>
      <w:proofErr w:type="spellStart"/>
      <w:r>
        <w:t>Caption</w:t>
      </w:r>
      <w:proofErr w:type="spellEnd"/>
    </w:p>
    <w:p w14:paraId="6D7B824F" w14:textId="4C381198" w:rsidR="00B1296F" w:rsidRPr="002308A3" w:rsidRDefault="00523B7C">
      <w:pPr>
        <w:spacing w:after="0"/>
        <w:ind w:left="-5" w:right="19"/>
        <w:rPr>
          <w:lang w:val="en-US"/>
        </w:rPr>
      </w:pPr>
      <w:r w:rsidRPr="002308A3">
        <w:rPr>
          <w:lang w:val="en-US"/>
        </w:rPr>
        <w:t xml:space="preserve">The </w:t>
      </w:r>
      <w:commentRangeStart w:id="18"/>
      <w:r w:rsidRPr="002308A3">
        <w:rPr>
          <w:lang w:val="en-US"/>
        </w:rPr>
        <w:t>SFSI</w:t>
      </w:r>
      <w:commentRangeEnd w:id="18"/>
      <w:r w:rsidR="00CE45A9">
        <w:rPr>
          <w:rStyle w:val="CommentReference"/>
        </w:rPr>
        <w:commentReference w:id="18"/>
      </w:r>
      <w:r w:rsidRPr="002308A3">
        <w:rPr>
          <w:lang w:val="en-US"/>
        </w:rPr>
        <w:t xml:space="preserve"> data is originally daily observations</w:t>
      </w:r>
      <w:del w:id="19" w:author="Sofia Timoudas" w:date="2022-04-04T22:15:00Z">
        <w:r w:rsidRPr="002308A3" w:rsidDel="00CE45A9">
          <w:rPr>
            <w:lang w:val="en-US"/>
          </w:rPr>
          <w:delText>,</w:delText>
        </w:r>
      </w:del>
      <w:r w:rsidRPr="002308A3">
        <w:rPr>
          <w:lang w:val="en-US"/>
        </w:rPr>
        <w:t xml:space="preserve"> that have been aggregated to quarterly observations. The remaining variables are seasonally adjusted and all data except the SFSI data has been obtained from the FRED database</w:t>
      </w:r>
      <w:r w:rsidR="00E631EF">
        <w:rPr>
          <w:lang w:val="en-US"/>
        </w:rPr>
        <w:t>,</w:t>
      </w:r>
      <w:r w:rsidRPr="002308A3">
        <w:rPr>
          <w:lang w:val="en-US"/>
        </w:rPr>
        <w:t xml:space="preserve"> while the </w:t>
      </w:r>
      <w:del w:id="20" w:author="Andreas Timoudas" w:date="2022-04-06T10:32:00Z">
        <w:r w:rsidRPr="002308A3" w:rsidDel="009A0C48">
          <w:rPr>
            <w:lang w:val="en-US"/>
          </w:rPr>
          <w:delText>l</w:delText>
        </w:r>
      </w:del>
      <w:r w:rsidR="009A0C48">
        <w:rPr>
          <w:lang w:val="en-US"/>
        </w:rPr>
        <w:t>SFSI index</w:t>
      </w:r>
      <w:ins w:id="21" w:author="Andreas Timoudas" w:date="2022-04-06T10:32:00Z">
        <w:r w:rsidR="009A0C48" w:rsidRPr="002308A3">
          <w:rPr>
            <w:lang w:val="en-US"/>
          </w:rPr>
          <w:t xml:space="preserve"> </w:t>
        </w:r>
      </w:ins>
      <w:r w:rsidRPr="002308A3">
        <w:rPr>
          <w:lang w:val="en-US"/>
        </w:rPr>
        <w:t>was provided by the Riksbank.</w:t>
      </w:r>
    </w:p>
    <w:p w14:paraId="3642FB06" w14:textId="77777777" w:rsidR="00B1296F" w:rsidRDefault="00523B7C">
      <w:pPr>
        <w:spacing w:after="259"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3FBCA738" wp14:editId="4367E789">
                <wp:extent cx="4365165" cy="1654267"/>
                <wp:effectExtent l="0" t="0" r="0" b="0"/>
                <wp:docPr id="12566" name="Group 12566"/>
                <wp:cNvGraphicFramePr/>
                <a:graphic xmlns:a="http://schemas.openxmlformats.org/drawingml/2006/main">
                  <a:graphicData uri="http://schemas.microsoft.com/office/word/2010/wordprocessingGroup">
                    <wpg:wgp>
                      <wpg:cNvGrpSpPr/>
                      <wpg:grpSpPr>
                        <a:xfrm>
                          <a:off x="0" y="0"/>
                          <a:ext cx="4365165" cy="1654267"/>
                          <a:chOff x="0" y="0"/>
                          <a:chExt cx="4365165" cy="1654267"/>
                        </a:xfrm>
                      </wpg:grpSpPr>
                      <pic:pic xmlns:pic="http://schemas.openxmlformats.org/drawingml/2006/picture">
                        <pic:nvPicPr>
                          <pic:cNvPr id="234" name="Picture 234"/>
                          <pic:cNvPicPr/>
                        </pic:nvPicPr>
                        <pic:blipFill>
                          <a:blip r:embed="rId13"/>
                          <a:stretch>
                            <a:fillRect/>
                          </a:stretch>
                        </pic:blipFill>
                        <pic:spPr>
                          <a:xfrm>
                            <a:off x="0" y="0"/>
                            <a:ext cx="2182593" cy="1654267"/>
                          </a:xfrm>
                          <a:prstGeom prst="rect">
                            <a:avLst/>
                          </a:prstGeom>
                        </pic:spPr>
                      </pic:pic>
                      <pic:pic xmlns:pic="http://schemas.openxmlformats.org/drawingml/2006/picture">
                        <pic:nvPicPr>
                          <pic:cNvPr id="236" name="Picture 236"/>
                          <pic:cNvPicPr/>
                        </pic:nvPicPr>
                        <pic:blipFill>
                          <a:blip r:embed="rId14"/>
                          <a:stretch>
                            <a:fillRect/>
                          </a:stretch>
                        </pic:blipFill>
                        <pic:spPr>
                          <a:xfrm>
                            <a:off x="2182572" y="0"/>
                            <a:ext cx="2182593" cy="1654267"/>
                          </a:xfrm>
                          <a:prstGeom prst="rect">
                            <a:avLst/>
                          </a:prstGeom>
                        </pic:spPr>
                      </pic:pic>
                    </wpg:wgp>
                  </a:graphicData>
                </a:graphic>
              </wp:inline>
            </w:drawing>
          </mc:Choice>
          <mc:Fallback xmlns:a="http://schemas.openxmlformats.org/drawingml/2006/main">
            <w:pict>
              <v:group id="Group 12566" style="width:343.714pt;height:130.257pt;mso-position-horizontal-relative:char;mso-position-vertical-relative:line" coordsize="43651,16542">
                <v:shape id="Picture 234" style="position:absolute;width:21825;height:16542;left:0;top:0;" filled="f">
                  <v:imagedata r:id="rId15"/>
                </v:shape>
                <v:shape id="Picture 236" style="position:absolute;width:21825;height:16542;left:21825;top:0;" filled="f">
                  <v:imagedata r:id="rId16"/>
                </v:shape>
              </v:group>
            </w:pict>
          </mc:Fallback>
        </mc:AlternateContent>
      </w:r>
    </w:p>
    <w:p w14:paraId="42A4E56E" w14:textId="77777777" w:rsidR="00B1296F" w:rsidRDefault="00523B7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42A4498" wp14:editId="64963C2E">
                <wp:extent cx="4365165" cy="1654267"/>
                <wp:effectExtent l="0" t="0" r="0" b="0"/>
                <wp:docPr id="12568" name="Group 12568"/>
                <wp:cNvGraphicFramePr/>
                <a:graphic xmlns:a="http://schemas.openxmlformats.org/drawingml/2006/main">
                  <a:graphicData uri="http://schemas.microsoft.com/office/word/2010/wordprocessingGroup">
                    <wpg:wgp>
                      <wpg:cNvGrpSpPr/>
                      <wpg:grpSpPr>
                        <a:xfrm>
                          <a:off x="0" y="0"/>
                          <a:ext cx="4365165" cy="1654267"/>
                          <a:chOff x="0" y="0"/>
                          <a:chExt cx="4365165" cy="1654267"/>
                        </a:xfrm>
                      </wpg:grpSpPr>
                      <pic:pic xmlns:pic="http://schemas.openxmlformats.org/drawingml/2006/picture">
                        <pic:nvPicPr>
                          <pic:cNvPr id="238" name="Picture 238"/>
                          <pic:cNvPicPr/>
                        </pic:nvPicPr>
                        <pic:blipFill>
                          <a:blip r:embed="rId17"/>
                          <a:stretch>
                            <a:fillRect/>
                          </a:stretch>
                        </pic:blipFill>
                        <pic:spPr>
                          <a:xfrm>
                            <a:off x="0" y="0"/>
                            <a:ext cx="2182593" cy="1654267"/>
                          </a:xfrm>
                          <a:prstGeom prst="rect">
                            <a:avLst/>
                          </a:prstGeom>
                        </pic:spPr>
                      </pic:pic>
                      <pic:pic xmlns:pic="http://schemas.openxmlformats.org/drawingml/2006/picture">
                        <pic:nvPicPr>
                          <pic:cNvPr id="240" name="Picture 240"/>
                          <pic:cNvPicPr/>
                        </pic:nvPicPr>
                        <pic:blipFill>
                          <a:blip r:embed="rId18"/>
                          <a:stretch>
                            <a:fillRect/>
                          </a:stretch>
                        </pic:blipFill>
                        <pic:spPr>
                          <a:xfrm>
                            <a:off x="2182571" y="0"/>
                            <a:ext cx="2182593" cy="1654267"/>
                          </a:xfrm>
                          <a:prstGeom prst="rect">
                            <a:avLst/>
                          </a:prstGeom>
                        </pic:spPr>
                      </pic:pic>
                    </wpg:wgp>
                  </a:graphicData>
                </a:graphic>
              </wp:inline>
            </w:drawing>
          </mc:Choice>
          <mc:Fallback xmlns:a="http://schemas.openxmlformats.org/drawingml/2006/main">
            <w:pict>
              <v:group id="Group 12568" style="width:343.714pt;height:130.257pt;mso-position-horizontal-relative:char;mso-position-vertical-relative:line" coordsize="43651,16542">
                <v:shape id="Picture 238" style="position:absolute;width:21825;height:16542;left:0;top:0;" filled="f">
                  <v:imagedata r:id="rId19"/>
                </v:shape>
                <v:shape id="Picture 240" style="position:absolute;width:21825;height:16542;left:21825;top:0;" filled="f">
                  <v:imagedata r:id="rId20"/>
                </v:shape>
              </v:group>
            </w:pict>
          </mc:Fallback>
        </mc:AlternateContent>
      </w:r>
    </w:p>
    <w:p w14:paraId="4B02750B" w14:textId="229068EF" w:rsidR="00B1296F" w:rsidRDefault="00523B7C">
      <w:pPr>
        <w:spacing w:after="0" w:line="259" w:lineRule="auto"/>
        <w:ind w:left="-5" w:right="19"/>
        <w:rPr>
          <w:lang w:val="en-US"/>
        </w:rPr>
      </w:pPr>
      <w:r w:rsidRPr="002308A3">
        <w:rPr>
          <w:lang w:val="en-US"/>
        </w:rPr>
        <w:t xml:space="preserve">The </w:t>
      </w:r>
      <w:commentRangeStart w:id="22"/>
      <w:r w:rsidRPr="002308A3">
        <w:rPr>
          <w:lang w:val="en-US"/>
        </w:rPr>
        <w:t>steady state priors</w:t>
      </w:r>
      <w:commentRangeEnd w:id="22"/>
      <w:r w:rsidR="00E631EF">
        <w:rPr>
          <w:rStyle w:val="CommentReference"/>
        </w:rPr>
        <w:commentReference w:id="22"/>
      </w:r>
      <w:r w:rsidRPr="002308A3">
        <w:rPr>
          <w:lang w:val="en-US"/>
        </w:rPr>
        <w:t xml:space="preserve"> are chosen according to Section 6 with the intervals</w:t>
      </w:r>
      <w:r w:rsidR="009A0C48">
        <w:rPr>
          <w:lang w:val="en-US"/>
        </w:rPr>
        <w:t xml:space="preserve"> for the steady state priors are</w:t>
      </w:r>
      <w:r w:rsidRPr="002308A3">
        <w:rPr>
          <w:lang w:val="en-US"/>
        </w:rPr>
        <w:t xml:space="preserve"> specified in </w:t>
      </w:r>
      <w:r w:rsidR="00884673">
        <w:rPr>
          <w:lang w:val="en-US"/>
        </w:rPr>
        <w:t xml:space="preserve">Section </w:t>
      </w:r>
      <w:r w:rsidRPr="002308A3">
        <w:rPr>
          <w:lang w:val="en-US"/>
        </w:rPr>
        <w:t xml:space="preserve">3. Since there is no theory on the prior for SFSI, I </w:t>
      </w:r>
      <w:r w:rsidR="00E80A6F">
        <w:rPr>
          <w:lang w:val="en-US"/>
        </w:rPr>
        <w:t xml:space="preserve">have </w:t>
      </w:r>
      <w:r w:rsidRPr="002308A3">
        <w:rPr>
          <w:lang w:val="en-US"/>
        </w:rPr>
        <w:t>impose</w:t>
      </w:r>
      <w:r w:rsidR="00E80A6F">
        <w:rPr>
          <w:lang w:val="en-US"/>
        </w:rPr>
        <w:t>d</w:t>
      </w:r>
      <w:r w:rsidRPr="002308A3">
        <w:rPr>
          <w:lang w:val="en-US"/>
        </w:rPr>
        <w:t xml:space="preserve"> a rather diffuse prior with a wide distribution around the prior mean. For the steady state prior of Swedish GDP growth</w:t>
      </w:r>
      <w:r w:rsidR="00E80A6F">
        <w:rPr>
          <w:lang w:val="en-US"/>
        </w:rPr>
        <w:t>,</w:t>
      </w:r>
      <w:r w:rsidRPr="002308A3">
        <w:rPr>
          <w:lang w:val="en-US"/>
        </w:rPr>
        <w:t xml:space="preserve"> I </w:t>
      </w:r>
      <w:r w:rsidR="00E80A6F">
        <w:rPr>
          <w:lang w:val="en-US"/>
        </w:rPr>
        <w:t xml:space="preserve">have </w:t>
      </w:r>
      <w:r w:rsidR="009A0C48">
        <w:rPr>
          <w:lang w:val="en-US"/>
        </w:rPr>
        <w:t>used</w:t>
      </w:r>
      <w:r w:rsidR="009A0C48" w:rsidRPr="002308A3">
        <w:rPr>
          <w:lang w:val="en-US"/>
        </w:rPr>
        <w:t xml:space="preserve"> </w:t>
      </w:r>
      <w:r w:rsidRPr="002308A3">
        <w:rPr>
          <w:lang w:val="en-US"/>
        </w:rPr>
        <w:t>Villani (2009) and for inflation rate Beechey and Osterholm (2010). For the steady state prior for 3 month</w:t>
      </w:r>
      <w:r w:rsidR="00697A92">
        <w:rPr>
          <w:lang w:val="en-US"/>
        </w:rPr>
        <w:t>s</w:t>
      </w:r>
      <w:r w:rsidRPr="002308A3">
        <w:rPr>
          <w:lang w:val="en-US"/>
        </w:rPr>
        <w:t xml:space="preserve"> interest rate</w:t>
      </w:r>
      <w:r w:rsidR="00697A92">
        <w:rPr>
          <w:lang w:val="en-US"/>
        </w:rPr>
        <w:t>,</w:t>
      </w:r>
      <w:r w:rsidRPr="002308A3">
        <w:rPr>
          <w:lang w:val="en-US"/>
        </w:rPr>
        <w:t xml:space="preserve"> I </w:t>
      </w:r>
      <w:r w:rsidR="00697A92">
        <w:rPr>
          <w:lang w:val="en-US"/>
        </w:rPr>
        <w:t xml:space="preserve">have </w:t>
      </w:r>
      <w:r w:rsidRPr="002308A3">
        <w:rPr>
          <w:lang w:val="en-US"/>
        </w:rPr>
        <w:t xml:space="preserve">set a prior around the zero </w:t>
      </w:r>
      <w:commentRangeStart w:id="23"/>
      <w:r w:rsidRPr="002308A3">
        <w:rPr>
          <w:lang w:val="en-US"/>
        </w:rPr>
        <w:t xml:space="preserve">mean </w:t>
      </w:r>
      <w:commentRangeEnd w:id="23"/>
      <w:r w:rsidR="00AF5132">
        <w:rPr>
          <w:rStyle w:val="CommentReference"/>
        </w:rPr>
        <w:commentReference w:id="23"/>
      </w:r>
      <w:r w:rsidRPr="002308A3">
        <w:rPr>
          <w:lang w:val="en-US"/>
        </w:rPr>
        <w:t>since it</w:t>
      </w:r>
      <w:r w:rsidR="00AF5132">
        <w:rPr>
          <w:lang w:val="en-US"/>
        </w:rPr>
        <w:t xml:space="preserve"> i</w:t>
      </w:r>
      <w:r w:rsidRPr="002308A3">
        <w:rPr>
          <w:lang w:val="en-US"/>
        </w:rPr>
        <w:t xml:space="preserve">s in </w:t>
      </w:r>
      <w:commentRangeStart w:id="24"/>
      <w:r w:rsidRPr="002308A3">
        <w:rPr>
          <w:lang w:val="en-US"/>
        </w:rPr>
        <w:t>first difference</w:t>
      </w:r>
      <w:commentRangeEnd w:id="24"/>
      <w:r w:rsidR="00AF5132">
        <w:rPr>
          <w:rStyle w:val="CommentReference"/>
        </w:rPr>
        <w:commentReference w:id="24"/>
      </w:r>
      <w:r w:rsidRPr="002308A3">
        <w:rPr>
          <w:lang w:val="en-US"/>
        </w:rPr>
        <w:t>.</w:t>
      </w:r>
    </w:p>
    <w:p w14:paraId="007C8318" w14:textId="77777777" w:rsidR="00E631EF" w:rsidRPr="002308A3" w:rsidRDefault="00E631EF">
      <w:pPr>
        <w:spacing w:after="0" w:line="259" w:lineRule="auto"/>
        <w:ind w:left="-5" w:right="19"/>
        <w:rPr>
          <w:lang w:val="en-US"/>
        </w:rPr>
      </w:pPr>
    </w:p>
    <w:tbl>
      <w:tblPr>
        <w:tblStyle w:val="TableGrid"/>
        <w:tblW w:w="6250" w:type="dxa"/>
        <w:tblInd w:w="312" w:type="dxa"/>
        <w:tblCellMar>
          <w:top w:w="33" w:type="dxa"/>
          <w:right w:w="115" w:type="dxa"/>
        </w:tblCellMar>
        <w:tblLook w:val="04A0" w:firstRow="1" w:lastRow="0" w:firstColumn="1" w:lastColumn="0" w:noHBand="0" w:noVBand="1"/>
      </w:tblPr>
      <w:tblGrid>
        <w:gridCol w:w="2755"/>
        <w:gridCol w:w="777"/>
        <w:gridCol w:w="823"/>
        <w:gridCol w:w="987"/>
        <w:gridCol w:w="908"/>
      </w:tblGrid>
      <w:tr w:rsidR="00B1296F" w14:paraId="7EE99D66" w14:textId="77777777">
        <w:trPr>
          <w:trHeight w:val="227"/>
        </w:trPr>
        <w:tc>
          <w:tcPr>
            <w:tcW w:w="2756" w:type="dxa"/>
            <w:tcBorders>
              <w:top w:val="single" w:sz="3" w:space="0" w:color="000000"/>
              <w:left w:val="nil"/>
              <w:bottom w:val="single" w:sz="3" w:space="0" w:color="000000"/>
              <w:right w:val="nil"/>
            </w:tcBorders>
          </w:tcPr>
          <w:p w14:paraId="3850F6CC" w14:textId="77777777" w:rsidR="00B1296F" w:rsidRPr="002308A3" w:rsidRDefault="00B1296F">
            <w:pPr>
              <w:spacing w:after="160" w:line="259" w:lineRule="auto"/>
              <w:ind w:left="0" w:right="0" w:firstLine="0"/>
              <w:jc w:val="left"/>
              <w:rPr>
                <w:lang w:val="en-US"/>
              </w:rPr>
            </w:pPr>
          </w:p>
        </w:tc>
        <w:tc>
          <w:tcPr>
            <w:tcW w:w="777" w:type="dxa"/>
            <w:tcBorders>
              <w:top w:val="single" w:sz="3" w:space="0" w:color="000000"/>
              <w:left w:val="nil"/>
              <w:bottom w:val="single" w:sz="3" w:space="0" w:color="000000"/>
              <w:right w:val="nil"/>
            </w:tcBorders>
          </w:tcPr>
          <w:p w14:paraId="1518B4BF" w14:textId="77777777" w:rsidR="00B1296F" w:rsidRDefault="00523B7C">
            <w:pPr>
              <w:spacing w:after="0" w:line="259" w:lineRule="auto"/>
              <w:ind w:left="0" w:right="0" w:firstLine="0"/>
              <w:jc w:val="left"/>
            </w:pPr>
            <w:r>
              <w:rPr>
                <w:i/>
                <w:sz w:val="18"/>
              </w:rPr>
              <w:t>SMSI</w:t>
            </w:r>
          </w:p>
        </w:tc>
        <w:tc>
          <w:tcPr>
            <w:tcW w:w="823" w:type="dxa"/>
            <w:tcBorders>
              <w:top w:val="single" w:sz="3" w:space="0" w:color="000000"/>
              <w:left w:val="nil"/>
              <w:bottom w:val="single" w:sz="3" w:space="0" w:color="000000"/>
              <w:right w:val="nil"/>
            </w:tcBorders>
          </w:tcPr>
          <w:p w14:paraId="6FDAC58C" w14:textId="77777777" w:rsidR="00B1296F" w:rsidRDefault="00523B7C">
            <w:pPr>
              <w:spacing w:after="0" w:line="259" w:lineRule="auto"/>
              <w:ind w:left="243" w:right="0" w:firstLine="0"/>
              <w:jc w:val="left"/>
            </w:pPr>
            <w:r>
              <w:rPr>
                <w:i/>
                <w:sz w:val="18"/>
              </w:rPr>
              <w:t>y</w:t>
            </w:r>
          </w:p>
        </w:tc>
        <w:tc>
          <w:tcPr>
            <w:tcW w:w="987" w:type="dxa"/>
            <w:tcBorders>
              <w:top w:val="single" w:sz="3" w:space="0" w:color="000000"/>
              <w:left w:val="nil"/>
              <w:bottom w:val="single" w:sz="3" w:space="0" w:color="000000"/>
              <w:right w:val="nil"/>
            </w:tcBorders>
          </w:tcPr>
          <w:p w14:paraId="36D9749C" w14:textId="77777777" w:rsidR="00B1296F" w:rsidRDefault="00523B7C">
            <w:pPr>
              <w:spacing w:after="0" w:line="259" w:lineRule="auto"/>
              <w:ind w:left="318" w:right="0" w:firstLine="0"/>
              <w:jc w:val="left"/>
            </w:pPr>
            <w:r>
              <w:rPr>
                <w:i/>
                <w:sz w:val="18"/>
              </w:rPr>
              <w:t>π</w:t>
            </w:r>
          </w:p>
        </w:tc>
        <w:tc>
          <w:tcPr>
            <w:tcW w:w="908" w:type="dxa"/>
            <w:tcBorders>
              <w:top w:val="single" w:sz="3" w:space="0" w:color="000000"/>
              <w:left w:val="nil"/>
              <w:bottom w:val="single" w:sz="3" w:space="0" w:color="000000"/>
              <w:right w:val="nil"/>
            </w:tcBorders>
          </w:tcPr>
          <w:p w14:paraId="4F5B5C1D" w14:textId="77777777" w:rsidR="00B1296F" w:rsidRDefault="00523B7C">
            <w:pPr>
              <w:spacing w:after="0" w:line="259" w:lineRule="auto"/>
              <w:ind w:left="286" w:right="0" w:firstLine="0"/>
              <w:jc w:val="left"/>
            </w:pPr>
            <w:r>
              <w:rPr>
                <w:sz w:val="18"/>
              </w:rPr>
              <w:t>∆</w:t>
            </w:r>
            <w:r>
              <w:rPr>
                <w:i/>
                <w:sz w:val="18"/>
              </w:rPr>
              <w:t>i</w:t>
            </w:r>
          </w:p>
        </w:tc>
      </w:tr>
      <w:tr w:rsidR="00B1296F" w14:paraId="6FC494FB" w14:textId="77777777">
        <w:trPr>
          <w:trHeight w:val="666"/>
        </w:trPr>
        <w:tc>
          <w:tcPr>
            <w:tcW w:w="2756" w:type="dxa"/>
            <w:tcBorders>
              <w:top w:val="single" w:sz="3" w:space="0" w:color="000000"/>
              <w:left w:val="nil"/>
              <w:bottom w:val="single" w:sz="3" w:space="0" w:color="000000"/>
              <w:right w:val="nil"/>
            </w:tcBorders>
            <w:vAlign w:val="center"/>
          </w:tcPr>
          <w:p w14:paraId="63483C3A" w14:textId="77777777" w:rsidR="00B1296F" w:rsidRDefault="00523B7C">
            <w:pPr>
              <w:spacing w:after="0" w:line="259" w:lineRule="auto"/>
              <w:ind w:left="120" w:right="0" w:firstLine="0"/>
              <w:jc w:val="left"/>
            </w:pPr>
            <w:r>
              <w:rPr>
                <w:sz w:val="18"/>
              </w:rPr>
              <w:t xml:space="preserve">95% prior </w:t>
            </w:r>
            <w:proofErr w:type="spellStart"/>
            <w:r>
              <w:rPr>
                <w:sz w:val="18"/>
              </w:rPr>
              <w:t>probability</w:t>
            </w:r>
            <w:proofErr w:type="spellEnd"/>
            <w:r>
              <w:rPr>
                <w:sz w:val="18"/>
              </w:rPr>
              <w:t xml:space="preserve"> </w:t>
            </w:r>
            <w:proofErr w:type="spellStart"/>
            <w:r>
              <w:rPr>
                <w:sz w:val="18"/>
              </w:rPr>
              <w:t>interval</w:t>
            </w:r>
            <w:proofErr w:type="spellEnd"/>
          </w:p>
        </w:tc>
        <w:tc>
          <w:tcPr>
            <w:tcW w:w="777" w:type="dxa"/>
            <w:tcBorders>
              <w:top w:val="single" w:sz="3" w:space="0" w:color="000000"/>
              <w:left w:val="nil"/>
              <w:bottom w:val="single" w:sz="3" w:space="0" w:color="000000"/>
              <w:right w:val="nil"/>
            </w:tcBorders>
            <w:vAlign w:val="center"/>
          </w:tcPr>
          <w:p w14:paraId="653B65BE" w14:textId="77777777" w:rsidR="00B1296F" w:rsidRDefault="00523B7C">
            <w:pPr>
              <w:spacing w:after="0" w:line="259" w:lineRule="auto"/>
              <w:ind w:left="3" w:right="0" w:firstLine="0"/>
              <w:jc w:val="left"/>
            </w:pPr>
            <w:r>
              <w:rPr>
                <w:sz w:val="18"/>
              </w:rPr>
              <w:t>(2, 10)</w:t>
            </w:r>
          </w:p>
        </w:tc>
        <w:tc>
          <w:tcPr>
            <w:tcW w:w="823" w:type="dxa"/>
            <w:tcBorders>
              <w:top w:val="single" w:sz="3" w:space="0" w:color="000000"/>
              <w:left w:val="nil"/>
              <w:bottom w:val="single" w:sz="3" w:space="0" w:color="000000"/>
              <w:right w:val="nil"/>
            </w:tcBorders>
            <w:vAlign w:val="center"/>
          </w:tcPr>
          <w:p w14:paraId="32BB20B6" w14:textId="77777777" w:rsidR="00B1296F" w:rsidRDefault="00523B7C">
            <w:pPr>
              <w:spacing w:after="0" w:line="259" w:lineRule="auto"/>
              <w:ind w:left="0" w:right="0" w:firstLine="0"/>
              <w:jc w:val="left"/>
            </w:pPr>
            <w:r>
              <w:rPr>
                <w:sz w:val="18"/>
              </w:rPr>
              <w:t>(2, 2.5)</w:t>
            </w:r>
          </w:p>
        </w:tc>
        <w:tc>
          <w:tcPr>
            <w:tcW w:w="987" w:type="dxa"/>
            <w:tcBorders>
              <w:top w:val="single" w:sz="3" w:space="0" w:color="000000"/>
              <w:left w:val="nil"/>
              <w:bottom w:val="single" w:sz="3" w:space="0" w:color="000000"/>
              <w:right w:val="nil"/>
            </w:tcBorders>
            <w:vAlign w:val="center"/>
          </w:tcPr>
          <w:p w14:paraId="4FE2B52A" w14:textId="77777777" w:rsidR="00B1296F" w:rsidRDefault="00523B7C">
            <w:pPr>
              <w:spacing w:after="0" w:line="259" w:lineRule="auto"/>
              <w:ind w:left="0" w:right="0" w:firstLine="0"/>
              <w:jc w:val="left"/>
            </w:pPr>
            <w:r>
              <w:rPr>
                <w:sz w:val="18"/>
              </w:rPr>
              <w:t>(0.2. 0.6)</w:t>
            </w:r>
          </w:p>
        </w:tc>
        <w:tc>
          <w:tcPr>
            <w:tcW w:w="908" w:type="dxa"/>
            <w:tcBorders>
              <w:top w:val="single" w:sz="3" w:space="0" w:color="000000"/>
              <w:left w:val="nil"/>
              <w:bottom w:val="single" w:sz="3" w:space="0" w:color="000000"/>
              <w:right w:val="nil"/>
            </w:tcBorders>
            <w:vAlign w:val="center"/>
          </w:tcPr>
          <w:p w14:paraId="474CFE4C" w14:textId="77777777" w:rsidR="00B1296F" w:rsidRDefault="00523B7C">
            <w:pPr>
              <w:spacing w:after="0" w:line="259" w:lineRule="auto"/>
              <w:ind w:left="0" w:right="0" w:firstLine="0"/>
              <w:jc w:val="left"/>
            </w:pPr>
            <w:r>
              <w:rPr>
                <w:sz w:val="18"/>
              </w:rPr>
              <w:t>(-0.5, 0.5)</w:t>
            </w:r>
          </w:p>
        </w:tc>
      </w:tr>
    </w:tbl>
    <w:p w14:paraId="6394462F" w14:textId="77777777" w:rsidR="00B1296F" w:rsidRDefault="00523B7C">
      <w:pPr>
        <w:spacing w:after="670" w:line="265" w:lineRule="auto"/>
        <w:ind w:left="754" w:right="778"/>
        <w:jc w:val="center"/>
      </w:pPr>
      <w:r>
        <w:t xml:space="preserve">Table 3: </w:t>
      </w:r>
      <w:proofErr w:type="spellStart"/>
      <w:r>
        <w:t>Steady</w:t>
      </w:r>
      <w:proofErr w:type="spellEnd"/>
      <w:r>
        <w:t xml:space="preserve"> </w:t>
      </w:r>
      <w:proofErr w:type="spellStart"/>
      <w:r>
        <w:t>state</w:t>
      </w:r>
      <w:proofErr w:type="spellEnd"/>
      <w:r>
        <w:t xml:space="preserve"> priors</w:t>
      </w:r>
    </w:p>
    <w:p w14:paraId="4A557395" w14:textId="77777777" w:rsidR="00B1296F" w:rsidRDefault="00523B7C">
      <w:pPr>
        <w:pStyle w:val="Heading2"/>
        <w:tabs>
          <w:tab w:val="center" w:pos="1391"/>
        </w:tabs>
        <w:ind w:left="-15" w:firstLine="0"/>
      </w:pPr>
      <w:r>
        <w:t>4.1</w:t>
      </w:r>
      <w:r>
        <w:tab/>
      </w:r>
      <w:proofErr w:type="spellStart"/>
      <w:r>
        <w:t>Identification</w:t>
      </w:r>
      <w:proofErr w:type="spellEnd"/>
    </w:p>
    <w:p w14:paraId="4B3FF44B" w14:textId="191663E8" w:rsidR="00B1296F" w:rsidRPr="002308A3" w:rsidRDefault="00523B7C">
      <w:pPr>
        <w:spacing w:after="548"/>
        <w:ind w:left="-5" w:right="19"/>
        <w:rPr>
          <w:lang w:val="en-US"/>
        </w:rPr>
      </w:pPr>
      <w:r w:rsidRPr="002308A3">
        <w:rPr>
          <w:lang w:val="en-US"/>
        </w:rPr>
        <w:t>In this section I will present the different types of identification used in identifying structural shocks. Since the VAR model is estimated in its reduced form, shocks are correlated meaning all variables are contemporaneously dependent.</w:t>
      </w:r>
    </w:p>
    <w:p w14:paraId="6F8BC0ED" w14:textId="77777777" w:rsidR="00B1296F" w:rsidRPr="002308A3" w:rsidRDefault="00523B7C">
      <w:pPr>
        <w:pStyle w:val="Heading2"/>
        <w:tabs>
          <w:tab w:val="center" w:pos="2021"/>
        </w:tabs>
        <w:ind w:left="-15" w:firstLine="0"/>
        <w:rPr>
          <w:lang w:val="en-US"/>
        </w:rPr>
      </w:pPr>
      <w:r w:rsidRPr="002308A3">
        <w:rPr>
          <w:lang w:val="en-US"/>
        </w:rPr>
        <w:lastRenderedPageBreak/>
        <w:t>4.2</w:t>
      </w:r>
      <w:r w:rsidRPr="002308A3">
        <w:rPr>
          <w:lang w:val="en-US"/>
        </w:rPr>
        <w:tab/>
        <w:t>Choelesky identification</w:t>
      </w:r>
    </w:p>
    <w:p w14:paraId="5F754293" w14:textId="7BB6D8EA" w:rsidR="00B1296F" w:rsidRPr="002308A3" w:rsidRDefault="00E50FBC">
      <w:pPr>
        <w:ind w:left="-5" w:right="19"/>
        <w:rPr>
          <w:lang w:val="en-US"/>
        </w:rPr>
      </w:pPr>
      <w:r>
        <w:rPr>
          <w:lang w:val="en-US"/>
        </w:rPr>
        <w:t xml:space="preserve">The </w:t>
      </w:r>
      <w:proofErr w:type="spellStart"/>
      <w:r w:rsidR="00523B7C" w:rsidRPr="002308A3">
        <w:rPr>
          <w:lang w:val="en-US"/>
        </w:rPr>
        <w:t>Choelesky</w:t>
      </w:r>
      <w:proofErr w:type="spellEnd"/>
      <w:r w:rsidR="00523B7C" w:rsidRPr="002308A3">
        <w:rPr>
          <w:lang w:val="en-US"/>
        </w:rPr>
        <w:t xml:space="preserve"> decomposition is a common way used to identify shocks as structural shocks, </w:t>
      </w:r>
      <w:r w:rsidR="002E162A">
        <w:rPr>
          <w:lang w:val="en-US"/>
        </w:rPr>
        <w:t xml:space="preserve">where </w:t>
      </w:r>
      <w:r w:rsidR="00523B7C" w:rsidRPr="002308A3">
        <w:rPr>
          <w:lang w:val="en-US"/>
        </w:rPr>
        <w:t xml:space="preserve">the ordering of the variables is of importance. To order the variables one has to use economic reasoning and theory. In this model, the financial stress index is ordered first where the identifying assumption is that it affects GDP growth, </w:t>
      </w:r>
      <w:proofErr w:type="gramStart"/>
      <w:r w:rsidR="00523B7C" w:rsidRPr="002308A3">
        <w:rPr>
          <w:lang w:val="en-US"/>
        </w:rPr>
        <w:t>inflation</w:t>
      </w:r>
      <w:proofErr w:type="gramEnd"/>
      <w:r w:rsidR="00523B7C" w:rsidRPr="002308A3">
        <w:rPr>
          <w:lang w:val="en-US"/>
        </w:rPr>
        <w:t xml:space="preserve"> and interest rates and that the other variables do not affect the financial stress index in the same period but with a lag. In other words</w:t>
      </w:r>
      <w:r w:rsidR="002E162A">
        <w:rPr>
          <w:lang w:val="en-US"/>
        </w:rPr>
        <w:t>,</w:t>
      </w:r>
      <w:r w:rsidR="00523B7C" w:rsidRPr="002308A3">
        <w:rPr>
          <w:lang w:val="en-US"/>
        </w:rPr>
        <w:t xml:space="preserve"> the index is contemporaneously independent of all shocks but its own. Given the frequency of publishment of GDP and inflation data</w:t>
      </w:r>
      <w:r w:rsidR="002E162A">
        <w:rPr>
          <w:lang w:val="en-US"/>
        </w:rPr>
        <w:t>,</w:t>
      </w:r>
      <w:r w:rsidR="00523B7C" w:rsidRPr="002308A3">
        <w:rPr>
          <w:lang w:val="en-US"/>
        </w:rPr>
        <w:t xml:space="preserve"> it is not available for the markets in real term and thus can</w:t>
      </w:r>
      <w:r w:rsidR="00580E56">
        <w:rPr>
          <w:lang w:val="en-US"/>
        </w:rPr>
        <w:t>not</w:t>
      </w:r>
      <w:r w:rsidR="00523B7C" w:rsidRPr="002308A3">
        <w:rPr>
          <w:lang w:val="en-US"/>
        </w:rPr>
        <w:t xml:space="preserve"> be acted upon or reflected in real time market variable</w:t>
      </w:r>
      <w:r w:rsidR="009A0C48">
        <w:rPr>
          <w:lang w:val="en-US"/>
        </w:rPr>
        <w:t>s</w:t>
      </w:r>
      <w:del w:id="25" w:author="Andreas Timoudas" w:date="2022-04-06T10:36:00Z">
        <w:r w:rsidR="009A0C48" w:rsidDel="009A0C48">
          <w:rPr>
            <w:lang w:val="en-US"/>
          </w:rPr>
          <w:delText>.</w:delText>
        </w:r>
      </w:del>
      <w:r w:rsidR="00523B7C" w:rsidRPr="002308A3">
        <w:rPr>
          <w:lang w:val="en-US"/>
        </w:rPr>
        <w:t xml:space="preserve">. This ordering with the stress </w:t>
      </w:r>
      <w:r w:rsidR="009A0C48">
        <w:rPr>
          <w:lang w:val="en-US"/>
        </w:rPr>
        <w:t>or uncertainty variable ordered first</w:t>
      </w:r>
      <w:r w:rsidR="00523B7C" w:rsidRPr="002308A3">
        <w:rPr>
          <w:lang w:val="en-US"/>
        </w:rPr>
        <w:t xml:space="preserve"> have been established in previous studies such as Bloom, (2009), Baker et al., (2012). The results from the Choelesky identification will serve as the main findings for the results in Section 7.</w:t>
      </w:r>
    </w:p>
    <w:p w14:paraId="3087F29F" w14:textId="77777777" w:rsidR="00B1296F" w:rsidRPr="002308A3" w:rsidRDefault="00523B7C">
      <w:pPr>
        <w:pStyle w:val="Heading2"/>
        <w:tabs>
          <w:tab w:val="center" w:pos="1570"/>
        </w:tabs>
        <w:ind w:left="-15" w:firstLine="0"/>
        <w:rPr>
          <w:lang w:val="en-US"/>
        </w:rPr>
      </w:pPr>
      <w:r w:rsidRPr="002308A3">
        <w:rPr>
          <w:lang w:val="en-US"/>
        </w:rPr>
        <w:t>4.3</w:t>
      </w:r>
      <w:r w:rsidRPr="002308A3">
        <w:rPr>
          <w:lang w:val="en-US"/>
        </w:rPr>
        <w:tab/>
        <w:t>Sign restrictions</w:t>
      </w:r>
    </w:p>
    <w:p w14:paraId="6A7382D8" w14:textId="63B469FC" w:rsidR="00B1296F" w:rsidRPr="002308A3" w:rsidRDefault="00523B7C">
      <w:pPr>
        <w:ind w:left="-5" w:right="19"/>
        <w:rPr>
          <w:lang w:val="en-US"/>
        </w:rPr>
      </w:pPr>
      <w:r w:rsidRPr="002308A3">
        <w:rPr>
          <w:lang w:val="en-US"/>
        </w:rPr>
        <w:t xml:space="preserve">Sign restriction is another method to identify structural shocks. Given </w:t>
      </w:r>
      <w:r w:rsidR="005D1085">
        <w:rPr>
          <w:lang w:val="en-US"/>
        </w:rPr>
        <w:t xml:space="preserve">the </w:t>
      </w:r>
      <w:r w:rsidRPr="002308A3">
        <w:rPr>
          <w:lang w:val="en-US"/>
        </w:rPr>
        <w:t>economic theory we know</w:t>
      </w:r>
      <w:r w:rsidR="005D1085">
        <w:rPr>
          <w:lang w:val="en-US"/>
        </w:rPr>
        <w:t>,</w:t>
      </w:r>
      <w:r w:rsidRPr="002308A3">
        <w:rPr>
          <w:lang w:val="en-US"/>
        </w:rPr>
        <w:t xml:space="preserve"> for example that positive demand shock increases both output and price while a positive supply shock increases output and decreases prices</w:t>
      </w:r>
      <w:r w:rsidR="00B37AFC">
        <w:rPr>
          <w:lang w:val="en-US"/>
        </w:rPr>
        <w:t>, t</w:t>
      </w:r>
      <w:r w:rsidRPr="002308A3">
        <w:rPr>
          <w:lang w:val="en-US"/>
        </w:rPr>
        <w:t xml:space="preserve">his suggests that the sign or the set of values of the effect can be set given a positive shock on a variable in a VAR over a horizon. This approach of sign restrictions does not require a specific ordering of the variables as when using </w:t>
      </w:r>
      <w:r w:rsidR="00B37AFC">
        <w:rPr>
          <w:lang w:val="en-US"/>
        </w:rPr>
        <w:t xml:space="preserve">the </w:t>
      </w:r>
      <w:proofErr w:type="spellStart"/>
      <w:r w:rsidRPr="002308A3">
        <w:rPr>
          <w:lang w:val="en-US"/>
        </w:rPr>
        <w:t>Choelesky</w:t>
      </w:r>
      <w:proofErr w:type="spellEnd"/>
      <w:r w:rsidRPr="002308A3">
        <w:rPr>
          <w:lang w:val="en-US"/>
        </w:rPr>
        <w:t xml:space="preserve"> decomposition. Uhlig (2017) covers two principles on using sign restrictions, mainly</w:t>
      </w:r>
      <w:r w:rsidR="00A71B5C">
        <w:rPr>
          <w:lang w:val="en-US"/>
        </w:rPr>
        <w:t xml:space="preserve"> to</w:t>
      </w:r>
      <w:r w:rsidRPr="002308A3">
        <w:rPr>
          <w:lang w:val="en-US"/>
        </w:rPr>
        <w:t xml:space="preserve"> impose those restrictions you can reasonably impose.</w:t>
      </w:r>
    </w:p>
    <w:p w14:paraId="6C6F8470" w14:textId="711D8F58" w:rsidR="00B1296F" w:rsidRPr="002308A3" w:rsidRDefault="00523B7C">
      <w:pPr>
        <w:ind w:left="-5" w:right="19"/>
        <w:rPr>
          <w:lang w:val="en-US"/>
        </w:rPr>
      </w:pPr>
      <w:r w:rsidRPr="002308A3">
        <w:rPr>
          <w:lang w:val="en-US"/>
        </w:rPr>
        <w:t xml:space="preserve">I </w:t>
      </w:r>
      <w:r w:rsidR="00A71B5C">
        <w:rPr>
          <w:lang w:val="en-US"/>
        </w:rPr>
        <w:t xml:space="preserve">have </w:t>
      </w:r>
      <w:r w:rsidRPr="002308A3">
        <w:rPr>
          <w:lang w:val="en-US"/>
        </w:rPr>
        <w:t>identif</w:t>
      </w:r>
      <w:r w:rsidR="00A71B5C">
        <w:rPr>
          <w:lang w:val="en-US"/>
        </w:rPr>
        <w:t>ied</w:t>
      </w:r>
      <w:r w:rsidRPr="002308A3">
        <w:rPr>
          <w:lang w:val="en-US"/>
        </w:rPr>
        <w:t xml:space="preserve"> four shocks</w:t>
      </w:r>
      <w:r w:rsidR="00FC5746">
        <w:rPr>
          <w:lang w:val="en-US"/>
        </w:rPr>
        <w:t xml:space="preserve"> in this paper</w:t>
      </w:r>
      <w:r w:rsidRPr="002308A3">
        <w:rPr>
          <w:lang w:val="en-US"/>
        </w:rPr>
        <w:t xml:space="preserve">, the main shock of interest </w:t>
      </w:r>
      <w:r w:rsidR="00FC5746">
        <w:rPr>
          <w:lang w:val="en-US"/>
        </w:rPr>
        <w:t>being</w:t>
      </w:r>
      <w:r w:rsidRPr="002308A3">
        <w:rPr>
          <w:lang w:val="en-US"/>
        </w:rPr>
        <w:t xml:space="preserve"> a positive financial stress shock, where the assumption is that an increase in financial stress lowers GDP growth and inflation rate by reducing investments and household </w:t>
      </w:r>
      <w:r w:rsidR="00E774A8" w:rsidRPr="002308A3">
        <w:rPr>
          <w:lang w:val="en-US"/>
        </w:rPr>
        <w:t>consumption and</w:t>
      </w:r>
      <w:r w:rsidRPr="002308A3">
        <w:rPr>
          <w:lang w:val="en-US"/>
        </w:rPr>
        <w:t xml:space="preserve"> increases interest rates as a reaction to lower inflationary environment. </w:t>
      </w:r>
      <w:r w:rsidRPr="005F4E79">
        <w:rPr>
          <w:lang w:val="en-US"/>
        </w:rPr>
        <w:t xml:space="preserve">All identified shocks are presented in Table 4. While there is </w:t>
      </w:r>
      <w:r w:rsidR="00E774A8">
        <w:rPr>
          <w:lang w:val="en-US"/>
        </w:rPr>
        <w:t xml:space="preserve">considerable </w:t>
      </w:r>
      <w:r w:rsidRPr="005F4E79">
        <w:rPr>
          <w:lang w:val="en-US"/>
        </w:rPr>
        <w:t xml:space="preserve">previous literature and theory on sign restrictions for demand, supply and monetary policy, there is little for financial stress shocks. </w:t>
      </w:r>
      <w:r w:rsidR="003C28A5" w:rsidRPr="002308A3">
        <w:rPr>
          <w:lang w:val="en-US"/>
        </w:rPr>
        <w:t>Commonly</w:t>
      </w:r>
      <w:r w:rsidRPr="002308A3">
        <w:rPr>
          <w:lang w:val="en-US"/>
        </w:rPr>
        <w:t xml:space="preserve"> used strategies </w:t>
      </w:r>
      <w:r w:rsidR="00010AF6">
        <w:rPr>
          <w:lang w:val="en-US"/>
        </w:rPr>
        <w:t>are</w:t>
      </w:r>
      <w:r w:rsidRPr="002308A3">
        <w:rPr>
          <w:lang w:val="en-US"/>
        </w:rPr>
        <w:t xml:space="preserve"> to impose restriction based o</w:t>
      </w:r>
      <w:r w:rsidR="00010AF6">
        <w:rPr>
          <w:lang w:val="en-US"/>
        </w:rPr>
        <w:t>n</w:t>
      </w:r>
      <w:r w:rsidRPr="002308A3">
        <w:rPr>
          <w:lang w:val="en-US"/>
        </w:rPr>
        <w:t xml:space="preserve"> results from a relevant DSGE model or base restrictions from theory. A requirement is that each shock is uniquely identified, meaning no other shock has the same set of restriction</w:t>
      </w:r>
      <w:r w:rsidR="00010AF6">
        <w:rPr>
          <w:lang w:val="en-US"/>
        </w:rPr>
        <w:t xml:space="preserve"> and</w:t>
      </w:r>
      <w:r w:rsidRPr="002308A3">
        <w:rPr>
          <w:lang w:val="en-US"/>
        </w:rPr>
        <w:t xml:space="preserve"> if that is not the case</w:t>
      </w:r>
      <w:r w:rsidR="00010AF6">
        <w:rPr>
          <w:lang w:val="en-US"/>
        </w:rPr>
        <w:t>,</w:t>
      </w:r>
      <w:r w:rsidRPr="002308A3">
        <w:rPr>
          <w:lang w:val="en-US"/>
        </w:rPr>
        <w:t xml:space="preserve"> shocks can not be distinguished. To identify demand and supply and monetary policy shocks I </w:t>
      </w:r>
      <w:r w:rsidR="00010AF6">
        <w:rPr>
          <w:lang w:val="en-US"/>
        </w:rPr>
        <w:t xml:space="preserve">have </w:t>
      </w:r>
      <w:r w:rsidR="00E774A8">
        <w:rPr>
          <w:lang w:val="en-US"/>
        </w:rPr>
        <w:t>relied on</w:t>
      </w:r>
      <w:r w:rsidR="00E774A8" w:rsidRPr="002308A3">
        <w:rPr>
          <w:lang w:val="en-US"/>
        </w:rPr>
        <w:t xml:space="preserve"> </w:t>
      </w:r>
      <w:proofErr w:type="spellStart"/>
      <w:r w:rsidRPr="002308A3">
        <w:rPr>
          <w:lang w:val="en-US"/>
        </w:rPr>
        <w:t>Pearsman</w:t>
      </w:r>
      <w:proofErr w:type="spellEnd"/>
      <w:r w:rsidRPr="002308A3">
        <w:rPr>
          <w:lang w:val="en-US"/>
        </w:rPr>
        <w:t xml:space="preserve"> &amp; </w:t>
      </w:r>
      <w:r w:rsidRPr="002308A3">
        <w:rPr>
          <w:lang w:val="en-US"/>
        </w:rPr>
        <w:lastRenderedPageBreak/>
        <w:t xml:space="preserve">Straub (2009) who uses results from </w:t>
      </w:r>
      <w:proofErr w:type="gramStart"/>
      <w:r w:rsidRPr="002308A3">
        <w:rPr>
          <w:lang w:val="en-US"/>
        </w:rPr>
        <w:t>a</w:t>
      </w:r>
      <w:proofErr w:type="gramEnd"/>
      <w:r w:rsidRPr="002308A3">
        <w:rPr>
          <w:lang w:val="en-US"/>
        </w:rPr>
        <w:t xml:space="preserve"> RBC</w:t>
      </w:r>
      <w:r w:rsidR="00010AF6">
        <w:rPr>
          <w:lang w:val="en-US"/>
        </w:rPr>
        <w:t xml:space="preserve"> </w:t>
      </w:r>
      <w:r w:rsidRPr="002308A3">
        <w:rPr>
          <w:lang w:val="en-US"/>
        </w:rPr>
        <w:t>model to use the</w:t>
      </w:r>
      <w:r w:rsidR="00DD278F">
        <w:rPr>
          <w:lang w:val="en-US"/>
        </w:rPr>
        <w:t>se</w:t>
      </w:r>
      <w:r w:rsidRPr="002308A3">
        <w:rPr>
          <w:lang w:val="en-US"/>
        </w:rPr>
        <w:t xml:space="preserve"> to identify a VAR model using sign restrictions. Since a positive monetary policy shock represents a contraction in this paper</w:t>
      </w:r>
      <w:r w:rsidR="00DD278F">
        <w:rPr>
          <w:lang w:val="en-US"/>
        </w:rPr>
        <w:t>,</w:t>
      </w:r>
      <w:r w:rsidRPr="002308A3">
        <w:rPr>
          <w:lang w:val="en-US"/>
        </w:rPr>
        <w:t xml:space="preserve"> contrary to </w:t>
      </w:r>
      <w:proofErr w:type="spellStart"/>
      <w:r w:rsidRPr="002308A3">
        <w:rPr>
          <w:lang w:val="en-US"/>
        </w:rPr>
        <w:t>Pearsman</w:t>
      </w:r>
      <w:proofErr w:type="spellEnd"/>
      <w:r w:rsidRPr="002308A3">
        <w:rPr>
          <w:lang w:val="en-US"/>
        </w:rPr>
        <w:t xml:space="preserve"> &amp;</w:t>
      </w:r>
      <w:r w:rsidR="00DD278F">
        <w:rPr>
          <w:lang w:val="en-US"/>
        </w:rPr>
        <w:t xml:space="preserve"> </w:t>
      </w:r>
      <w:r w:rsidRPr="002308A3">
        <w:rPr>
          <w:lang w:val="en-US"/>
        </w:rPr>
        <w:t>Straub (2009)</w:t>
      </w:r>
      <w:r w:rsidR="00DD278F">
        <w:rPr>
          <w:lang w:val="en-US"/>
        </w:rPr>
        <w:t>,</w:t>
      </w:r>
      <w:r w:rsidRPr="002308A3">
        <w:rPr>
          <w:lang w:val="en-US"/>
        </w:rPr>
        <w:t xml:space="preserve"> signs are reversed. For financial stress using the theory laid out by Bjellerup &amp; Shahanazarian (2012) briefly explained in Section 2</w:t>
      </w:r>
      <w:r w:rsidR="008431C0">
        <w:rPr>
          <w:lang w:val="en-US"/>
        </w:rPr>
        <w:t>,</w:t>
      </w:r>
      <w:r w:rsidRPr="002308A3">
        <w:rPr>
          <w:lang w:val="en-US"/>
        </w:rPr>
        <w:t xml:space="preserve"> we set restrictions that a positive shock to financial stress reduces both GDP growth and inflation and increases overall uncertainty through feedback loops. To distinguish financial stress shocks from monetary policy shocks, restriction on interest rate change is made. Since contractionary monetary policy increases interest rates while a positive shock to financial stress which can be seen as a</w:t>
      </w:r>
      <w:r w:rsidR="008431C0">
        <w:rPr>
          <w:lang w:val="en-US"/>
        </w:rPr>
        <w:t>n</w:t>
      </w:r>
      <w:r w:rsidRPr="002308A3">
        <w:rPr>
          <w:lang w:val="en-US"/>
        </w:rPr>
        <w:t xml:space="preserve"> increase in uncertainty leads to less investments which results in a negative change of interest rates to stimulate investment growth. All restrictions are applied over a horizon of three periods.</w:t>
      </w:r>
    </w:p>
    <w:tbl>
      <w:tblPr>
        <w:tblStyle w:val="TableGrid"/>
        <w:tblW w:w="5879" w:type="dxa"/>
        <w:tblInd w:w="498" w:type="dxa"/>
        <w:tblCellMar>
          <w:top w:w="31" w:type="dxa"/>
          <w:bottom w:w="31" w:type="dxa"/>
          <w:right w:w="115" w:type="dxa"/>
        </w:tblCellMar>
        <w:tblLook w:val="04A0" w:firstRow="1" w:lastRow="0" w:firstColumn="1" w:lastColumn="0" w:noHBand="0" w:noVBand="1"/>
      </w:tblPr>
      <w:tblGrid>
        <w:gridCol w:w="885"/>
        <w:gridCol w:w="1623"/>
        <w:gridCol w:w="967"/>
        <w:gridCol w:w="842"/>
        <w:gridCol w:w="1562"/>
      </w:tblGrid>
      <w:tr w:rsidR="00B1296F" w14:paraId="003E0758" w14:textId="77777777">
        <w:trPr>
          <w:trHeight w:val="247"/>
        </w:trPr>
        <w:tc>
          <w:tcPr>
            <w:tcW w:w="885" w:type="dxa"/>
            <w:tcBorders>
              <w:top w:val="single" w:sz="3" w:space="0" w:color="000000"/>
              <w:left w:val="nil"/>
              <w:bottom w:val="single" w:sz="3" w:space="0" w:color="000000"/>
              <w:right w:val="nil"/>
            </w:tcBorders>
          </w:tcPr>
          <w:p w14:paraId="0D38B314" w14:textId="77777777" w:rsidR="00B1296F" w:rsidRPr="002308A3" w:rsidRDefault="00B1296F">
            <w:pPr>
              <w:spacing w:after="160" w:line="259" w:lineRule="auto"/>
              <w:ind w:left="0" w:right="0" w:firstLine="0"/>
              <w:jc w:val="left"/>
              <w:rPr>
                <w:lang w:val="en-US"/>
              </w:rPr>
            </w:pPr>
          </w:p>
        </w:tc>
        <w:tc>
          <w:tcPr>
            <w:tcW w:w="1623" w:type="dxa"/>
            <w:tcBorders>
              <w:top w:val="single" w:sz="3" w:space="0" w:color="000000"/>
              <w:left w:val="nil"/>
              <w:bottom w:val="single" w:sz="3" w:space="0" w:color="000000"/>
              <w:right w:val="nil"/>
            </w:tcBorders>
          </w:tcPr>
          <w:p w14:paraId="533AB971" w14:textId="77777777" w:rsidR="00B1296F" w:rsidRDefault="00523B7C">
            <w:pPr>
              <w:spacing w:after="0" w:line="259" w:lineRule="auto"/>
              <w:ind w:left="0" w:right="0" w:firstLine="0"/>
              <w:jc w:val="left"/>
            </w:pPr>
            <w:proofErr w:type="spellStart"/>
            <w:r>
              <w:t>Financial</w:t>
            </w:r>
            <w:proofErr w:type="spellEnd"/>
            <w:r>
              <w:t xml:space="preserve"> Stress</w:t>
            </w:r>
          </w:p>
        </w:tc>
        <w:tc>
          <w:tcPr>
            <w:tcW w:w="967" w:type="dxa"/>
            <w:tcBorders>
              <w:top w:val="single" w:sz="3" w:space="0" w:color="000000"/>
              <w:left w:val="nil"/>
              <w:bottom w:val="single" w:sz="3" w:space="0" w:color="000000"/>
              <w:right w:val="nil"/>
            </w:tcBorders>
          </w:tcPr>
          <w:p w14:paraId="0EE90037" w14:textId="77777777" w:rsidR="00B1296F" w:rsidRDefault="00523B7C">
            <w:pPr>
              <w:spacing w:after="0" w:line="259" w:lineRule="auto"/>
              <w:ind w:left="0" w:right="0" w:firstLine="0"/>
              <w:jc w:val="left"/>
            </w:pPr>
            <w:proofErr w:type="spellStart"/>
            <w:r>
              <w:t>Demand</w:t>
            </w:r>
            <w:proofErr w:type="spellEnd"/>
          </w:p>
        </w:tc>
        <w:tc>
          <w:tcPr>
            <w:tcW w:w="842" w:type="dxa"/>
            <w:tcBorders>
              <w:top w:val="single" w:sz="3" w:space="0" w:color="000000"/>
              <w:left w:val="nil"/>
              <w:bottom w:val="single" w:sz="3" w:space="0" w:color="000000"/>
              <w:right w:val="nil"/>
            </w:tcBorders>
          </w:tcPr>
          <w:p w14:paraId="1BBA017E" w14:textId="77777777" w:rsidR="00B1296F" w:rsidRDefault="00523B7C">
            <w:pPr>
              <w:spacing w:after="0" w:line="259" w:lineRule="auto"/>
              <w:ind w:left="0" w:right="0" w:firstLine="0"/>
              <w:jc w:val="left"/>
            </w:pPr>
            <w:proofErr w:type="spellStart"/>
            <w:r>
              <w:t>Supply</w:t>
            </w:r>
            <w:proofErr w:type="spellEnd"/>
          </w:p>
        </w:tc>
        <w:tc>
          <w:tcPr>
            <w:tcW w:w="1562" w:type="dxa"/>
            <w:tcBorders>
              <w:top w:val="single" w:sz="3" w:space="0" w:color="000000"/>
              <w:left w:val="nil"/>
              <w:bottom w:val="single" w:sz="3" w:space="0" w:color="000000"/>
              <w:right w:val="nil"/>
            </w:tcBorders>
          </w:tcPr>
          <w:p w14:paraId="49D80B80" w14:textId="77777777" w:rsidR="00B1296F" w:rsidRDefault="00523B7C">
            <w:pPr>
              <w:spacing w:after="0" w:line="259" w:lineRule="auto"/>
              <w:ind w:left="0" w:right="0" w:firstLine="0"/>
              <w:jc w:val="left"/>
            </w:pPr>
            <w:proofErr w:type="spellStart"/>
            <w:r>
              <w:t>Monetary</w:t>
            </w:r>
            <w:proofErr w:type="spellEnd"/>
            <w:r>
              <w:t xml:space="preserve"> Policy</w:t>
            </w:r>
          </w:p>
        </w:tc>
      </w:tr>
      <w:tr w:rsidR="00B1296F" w14:paraId="354A768B" w14:textId="77777777">
        <w:trPr>
          <w:trHeight w:val="719"/>
        </w:trPr>
        <w:tc>
          <w:tcPr>
            <w:tcW w:w="885" w:type="dxa"/>
            <w:tcBorders>
              <w:top w:val="single" w:sz="3" w:space="0" w:color="000000"/>
              <w:left w:val="nil"/>
              <w:bottom w:val="nil"/>
              <w:right w:val="nil"/>
            </w:tcBorders>
            <w:vAlign w:val="bottom"/>
          </w:tcPr>
          <w:p w14:paraId="66AC6646" w14:textId="77777777" w:rsidR="00B1296F" w:rsidRDefault="00523B7C">
            <w:pPr>
              <w:spacing w:after="0" w:line="259" w:lineRule="auto"/>
              <w:ind w:left="331" w:right="42" w:hanging="211"/>
              <w:jc w:val="left"/>
            </w:pPr>
            <w:r>
              <w:rPr>
                <w:i/>
              </w:rPr>
              <w:t>SFSI y</w:t>
            </w:r>
          </w:p>
        </w:tc>
        <w:tc>
          <w:tcPr>
            <w:tcW w:w="1623" w:type="dxa"/>
            <w:tcBorders>
              <w:top w:val="single" w:sz="3" w:space="0" w:color="000000"/>
              <w:left w:val="nil"/>
              <w:bottom w:val="nil"/>
              <w:right w:val="nil"/>
            </w:tcBorders>
            <w:vAlign w:val="bottom"/>
          </w:tcPr>
          <w:p w14:paraId="7EDC8B2E" w14:textId="77777777" w:rsidR="00B1296F" w:rsidRDefault="00523B7C">
            <w:pPr>
              <w:spacing w:after="0" w:line="259" w:lineRule="auto"/>
              <w:ind w:left="659" w:right="0" w:firstLine="0"/>
              <w:jc w:val="left"/>
            </w:pPr>
            <w:r>
              <w:t>-</w:t>
            </w:r>
          </w:p>
        </w:tc>
        <w:tc>
          <w:tcPr>
            <w:tcW w:w="967" w:type="dxa"/>
            <w:tcBorders>
              <w:top w:val="single" w:sz="3" w:space="0" w:color="000000"/>
              <w:left w:val="nil"/>
              <w:bottom w:val="nil"/>
              <w:right w:val="nil"/>
            </w:tcBorders>
            <w:vAlign w:val="bottom"/>
          </w:tcPr>
          <w:p w14:paraId="6DD466AF" w14:textId="77777777" w:rsidR="00B1296F" w:rsidRDefault="00523B7C">
            <w:pPr>
              <w:spacing w:after="0" w:line="259" w:lineRule="auto"/>
              <w:ind w:left="286" w:right="0" w:firstLine="0"/>
              <w:jc w:val="left"/>
            </w:pPr>
            <w:r>
              <w:t>+</w:t>
            </w:r>
          </w:p>
        </w:tc>
        <w:tc>
          <w:tcPr>
            <w:tcW w:w="842" w:type="dxa"/>
            <w:tcBorders>
              <w:top w:val="single" w:sz="3" w:space="0" w:color="000000"/>
              <w:left w:val="nil"/>
              <w:bottom w:val="nil"/>
              <w:right w:val="nil"/>
            </w:tcBorders>
            <w:vAlign w:val="bottom"/>
          </w:tcPr>
          <w:p w14:paraId="087434E6" w14:textId="77777777" w:rsidR="00B1296F" w:rsidRDefault="00523B7C">
            <w:pPr>
              <w:spacing w:after="0" w:line="259" w:lineRule="auto"/>
              <w:ind w:left="224" w:right="0" w:firstLine="0"/>
              <w:jc w:val="left"/>
            </w:pPr>
            <w:r>
              <w:t>+</w:t>
            </w:r>
          </w:p>
        </w:tc>
        <w:tc>
          <w:tcPr>
            <w:tcW w:w="1562" w:type="dxa"/>
            <w:tcBorders>
              <w:top w:val="single" w:sz="3" w:space="0" w:color="000000"/>
              <w:left w:val="nil"/>
              <w:bottom w:val="nil"/>
              <w:right w:val="nil"/>
            </w:tcBorders>
            <w:vAlign w:val="bottom"/>
          </w:tcPr>
          <w:p w14:paraId="6D1E0FA1" w14:textId="77777777" w:rsidR="00B1296F" w:rsidRDefault="00523B7C">
            <w:pPr>
              <w:spacing w:after="0" w:line="259" w:lineRule="auto"/>
              <w:ind w:left="0" w:right="5" w:firstLine="0"/>
              <w:jc w:val="center"/>
            </w:pPr>
            <w:r>
              <w:t>-</w:t>
            </w:r>
          </w:p>
        </w:tc>
      </w:tr>
      <w:tr w:rsidR="00B1296F" w14:paraId="4954CE56" w14:textId="77777777">
        <w:trPr>
          <w:trHeight w:val="239"/>
        </w:trPr>
        <w:tc>
          <w:tcPr>
            <w:tcW w:w="885" w:type="dxa"/>
            <w:tcBorders>
              <w:top w:val="nil"/>
              <w:left w:val="nil"/>
              <w:bottom w:val="nil"/>
              <w:right w:val="nil"/>
            </w:tcBorders>
          </w:tcPr>
          <w:p w14:paraId="04B2916F" w14:textId="77777777" w:rsidR="00B1296F" w:rsidRDefault="00523B7C">
            <w:pPr>
              <w:spacing w:after="0" w:line="259" w:lineRule="auto"/>
              <w:ind w:left="322" w:right="0" w:firstLine="0"/>
              <w:jc w:val="left"/>
            </w:pPr>
            <w:r>
              <w:rPr>
                <w:i/>
              </w:rPr>
              <w:t>π</w:t>
            </w:r>
          </w:p>
        </w:tc>
        <w:tc>
          <w:tcPr>
            <w:tcW w:w="1623" w:type="dxa"/>
            <w:tcBorders>
              <w:top w:val="nil"/>
              <w:left w:val="nil"/>
              <w:bottom w:val="nil"/>
              <w:right w:val="nil"/>
            </w:tcBorders>
          </w:tcPr>
          <w:p w14:paraId="5182081E" w14:textId="77777777" w:rsidR="00B1296F" w:rsidRDefault="00523B7C">
            <w:pPr>
              <w:spacing w:after="0" w:line="259" w:lineRule="auto"/>
              <w:ind w:left="659" w:right="0" w:firstLine="0"/>
              <w:jc w:val="left"/>
            </w:pPr>
            <w:r>
              <w:t>-</w:t>
            </w:r>
          </w:p>
        </w:tc>
        <w:tc>
          <w:tcPr>
            <w:tcW w:w="967" w:type="dxa"/>
            <w:tcBorders>
              <w:top w:val="nil"/>
              <w:left w:val="nil"/>
              <w:bottom w:val="nil"/>
              <w:right w:val="nil"/>
            </w:tcBorders>
          </w:tcPr>
          <w:p w14:paraId="047E5AF7" w14:textId="77777777" w:rsidR="00B1296F" w:rsidRDefault="00523B7C">
            <w:pPr>
              <w:spacing w:after="0" w:line="259" w:lineRule="auto"/>
              <w:ind w:left="286" w:right="0" w:firstLine="0"/>
              <w:jc w:val="left"/>
            </w:pPr>
            <w:r>
              <w:t>+</w:t>
            </w:r>
          </w:p>
        </w:tc>
        <w:tc>
          <w:tcPr>
            <w:tcW w:w="842" w:type="dxa"/>
            <w:tcBorders>
              <w:top w:val="nil"/>
              <w:left w:val="nil"/>
              <w:bottom w:val="nil"/>
              <w:right w:val="nil"/>
            </w:tcBorders>
          </w:tcPr>
          <w:p w14:paraId="7E747711" w14:textId="77777777" w:rsidR="00B1296F" w:rsidRDefault="00523B7C">
            <w:pPr>
              <w:spacing w:after="0" w:line="259" w:lineRule="auto"/>
              <w:ind w:left="269" w:right="0" w:firstLine="0"/>
              <w:jc w:val="left"/>
            </w:pPr>
            <w:r>
              <w:t>-</w:t>
            </w:r>
          </w:p>
        </w:tc>
        <w:tc>
          <w:tcPr>
            <w:tcW w:w="1562" w:type="dxa"/>
            <w:tcBorders>
              <w:top w:val="nil"/>
              <w:left w:val="nil"/>
              <w:bottom w:val="nil"/>
              <w:right w:val="nil"/>
            </w:tcBorders>
          </w:tcPr>
          <w:p w14:paraId="5508B000" w14:textId="77777777" w:rsidR="00B1296F" w:rsidRDefault="00523B7C">
            <w:pPr>
              <w:spacing w:after="0" w:line="259" w:lineRule="auto"/>
              <w:ind w:left="0" w:right="4" w:firstLine="0"/>
              <w:jc w:val="center"/>
            </w:pPr>
            <w:r>
              <w:t>-</w:t>
            </w:r>
          </w:p>
        </w:tc>
      </w:tr>
      <w:tr w:rsidR="00B1296F" w14:paraId="42A977A9" w14:textId="77777777">
        <w:trPr>
          <w:trHeight w:val="245"/>
        </w:trPr>
        <w:tc>
          <w:tcPr>
            <w:tcW w:w="885" w:type="dxa"/>
            <w:tcBorders>
              <w:top w:val="nil"/>
              <w:left w:val="nil"/>
              <w:bottom w:val="single" w:sz="3" w:space="0" w:color="000000"/>
              <w:right w:val="nil"/>
            </w:tcBorders>
          </w:tcPr>
          <w:p w14:paraId="557C8704" w14:textId="77777777" w:rsidR="00B1296F" w:rsidRDefault="00523B7C">
            <w:pPr>
              <w:spacing w:after="0" w:line="259" w:lineRule="auto"/>
              <w:ind w:left="265" w:right="0" w:firstLine="0"/>
              <w:jc w:val="left"/>
            </w:pPr>
            <w:r>
              <w:t>∆</w:t>
            </w:r>
            <w:r>
              <w:rPr>
                <w:i/>
              </w:rPr>
              <w:t>i</w:t>
            </w:r>
          </w:p>
        </w:tc>
        <w:tc>
          <w:tcPr>
            <w:tcW w:w="1623" w:type="dxa"/>
            <w:tcBorders>
              <w:top w:val="nil"/>
              <w:left w:val="nil"/>
              <w:bottom w:val="single" w:sz="3" w:space="0" w:color="000000"/>
              <w:right w:val="nil"/>
            </w:tcBorders>
          </w:tcPr>
          <w:p w14:paraId="25549320" w14:textId="77777777" w:rsidR="00B1296F" w:rsidRDefault="00523B7C">
            <w:pPr>
              <w:spacing w:after="0" w:line="259" w:lineRule="auto"/>
              <w:ind w:left="659" w:right="0" w:firstLine="0"/>
              <w:jc w:val="left"/>
            </w:pPr>
            <w:r>
              <w:t>-</w:t>
            </w:r>
          </w:p>
        </w:tc>
        <w:tc>
          <w:tcPr>
            <w:tcW w:w="967" w:type="dxa"/>
            <w:tcBorders>
              <w:top w:val="nil"/>
              <w:left w:val="nil"/>
              <w:bottom w:val="single" w:sz="3" w:space="0" w:color="000000"/>
              <w:right w:val="nil"/>
            </w:tcBorders>
          </w:tcPr>
          <w:p w14:paraId="389CF0F7" w14:textId="77777777" w:rsidR="00B1296F" w:rsidRDefault="00B1296F">
            <w:pPr>
              <w:spacing w:after="160" w:line="259" w:lineRule="auto"/>
              <w:ind w:left="0" w:right="0" w:firstLine="0"/>
              <w:jc w:val="left"/>
            </w:pPr>
          </w:p>
        </w:tc>
        <w:tc>
          <w:tcPr>
            <w:tcW w:w="842" w:type="dxa"/>
            <w:tcBorders>
              <w:top w:val="nil"/>
              <w:left w:val="nil"/>
              <w:bottom w:val="single" w:sz="3" w:space="0" w:color="000000"/>
              <w:right w:val="nil"/>
            </w:tcBorders>
          </w:tcPr>
          <w:p w14:paraId="77D5125D" w14:textId="77777777" w:rsidR="00B1296F" w:rsidRDefault="00B1296F">
            <w:pPr>
              <w:spacing w:after="160" w:line="259" w:lineRule="auto"/>
              <w:ind w:left="0" w:right="0" w:firstLine="0"/>
              <w:jc w:val="left"/>
            </w:pPr>
          </w:p>
        </w:tc>
        <w:tc>
          <w:tcPr>
            <w:tcW w:w="1562" w:type="dxa"/>
            <w:tcBorders>
              <w:top w:val="nil"/>
              <w:left w:val="nil"/>
              <w:bottom w:val="single" w:sz="3" w:space="0" w:color="000000"/>
              <w:right w:val="nil"/>
            </w:tcBorders>
          </w:tcPr>
          <w:p w14:paraId="442E636F" w14:textId="77777777" w:rsidR="00B1296F" w:rsidRDefault="00523B7C">
            <w:pPr>
              <w:spacing w:after="0" w:line="259" w:lineRule="auto"/>
              <w:ind w:left="0" w:right="4" w:firstLine="0"/>
              <w:jc w:val="center"/>
            </w:pPr>
            <w:r>
              <w:t>+</w:t>
            </w:r>
          </w:p>
        </w:tc>
      </w:tr>
    </w:tbl>
    <w:p w14:paraId="7A605C2B" w14:textId="77777777" w:rsidR="00B1296F" w:rsidRDefault="00523B7C">
      <w:pPr>
        <w:spacing w:after="445" w:line="265" w:lineRule="auto"/>
        <w:ind w:left="754" w:right="778"/>
        <w:jc w:val="center"/>
      </w:pPr>
      <w:r>
        <w:t xml:space="preserve">Table 4: Sign </w:t>
      </w:r>
      <w:proofErr w:type="spellStart"/>
      <w:r>
        <w:t>restrictions</w:t>
      </w:r>
      <w:proofErr w:type="spellEnd"/>
      <w:r>
        <w:t xml:space="preserve"> </w:t>
      </w:r>
      <w:proofErr w:type="spellStart"/>
      <w:r>
        <w:t>identification</w:t>
      </w:r>
      <w:proofErr w:type="spellEnd"/>
    </w:p>
    <w:p w14:paraId="5DBCCC4A" w14:textId="77777777" w:rsidR="00B1296F" w:rsidRDefault="00523B7C">
      <w:pPr>
        <w:pStyle w:val="Heading1"/>
        <w:tabs>
          <w:tab w:val="center" w:pos="1076"/>
        </w:tabs>
        <w:ind w:left="-15" w:firstLine="0"/>
      </w:pPr>
      <w:r>
        <w:t>5</w:t>
      </w:r>
      <w:r>
        <w:tab/>
      </w:r>
      <w:proofErr w:type="spellStart"/>
      <w:r>
        <w:t>Analysis</w:t>
      </w:r>
      <w:proofErr w:type="spellEnd"/>
    </w:p>
    <w:p w14:paraId="2EF617AA" w14:textId="66E9A1E2" w:rsidR="00B1296F" w:rsidRPr="002308A3" w:rsidRDefault="00F37214">
      <w:pPr>
        <w:spacing w:after="528"/>
        <w:ind w:left="-5" w:right="19"/>
        <w:rPr>
          <w:lang w:val="en-US"/>
        </w:rPr>
      </w:pPr>
      <w:r>
        <w:rPr>
          <w:lang w:val="en-US"/>
        </w:rPr>
        <w:t>M</w:t>
      </w:r>
      <w:r w:rsidR="00523B7C" w:rsidRPr="002308A3">
        <w:rPr>
          <w:lang w:val="en-US"/>
        </w:rPr>
        <w:t xml:space="preserve">y empirical analysis is </w:t>
      </w:r>
      <w:r>
        <w:rPr>
          <w:lang w:val="en-US"/>
        </w:rPr>
        <w:t>made</w:t>
      </w:r>
      <w:r w:rsidR="00523B7C" w:rsidRPr="002308A3">
        <w:rPr>
          <w:lang w:val="en-US"/>
        </w:rPr>
        <w:t xml:space="preserve"> in a Bayesian VAR framework</w:t>
      </w:r>
      <w:r>
        <w:rPr>
          <w:lang w:val="en-US"/>
        </w:rPr>
        <w:t xml:space="preserve"> u</w:t>
      </w:r>
      <w:r w:rsidR="00523B7C" w:rsidRPr="002308A3">
        <w:rPr>
          <w:lang w:val="en-US"/>
        </w:rPr>
        <w:t>sing</w:t>
      </w:r>
      <w:r>
        <w:rPr>
          <w:lang w:val="en-US"/>
        </w:rPr>
        <w:t xml:space="preserve"> the</w:t>
      </w:r>
      <w:r w:rsidR="00523B7C" w:rsidRPr="002308A3">
        <w:rPr>
          <w:lang w:val="en-US"/>
        </w:rPr>
        <w:t xml:space="preserve"> Villani (2009) mean-adjusted model, which can be described in a general form as,</w:t>
      </w:r>
    </w:p>
    <w:p w14:paraId="31F69400" w14:textId="77777777" w:rsidR="00B1296F" w:rsidRPr="002308A3" w:rsidRDefault="00523B7C">
      <w:pPr>
        <w:tabs>
          <w:tab w:val="center" w:pos="3437"/>
          <w:tab w:val="right" w:pos="6909"/>
        </w:tabs>
        <w:spacing w:after="248" w:line="265" w:lineRule="auto"/>
        <w:ind w:left="0" w:right="0" w:firstLine="0"/>
        <w:jc w:val="left"/>
        <w:rPr>
          <w:lang w:val="en-US"/>
        </w:rPr>
      </w:pPr>
      <w:r w:rsidRPr="002308A3">
        <w:rPr>
          <w:rFonts w:ascii="Calibri" w:eastAsia="Calibri" w:hAnsi="Calibri" w:cs="Calibri"/>
          <w:sz w:val="22"/>
          <w:lang w:val="en-US"/>
        </w:rPr>
        <w:tab/>
      </w:r>
      <w:r>
        <w:rPr>
          <w:b/>
        </w:rPr>
        <w:t>Π</w:t>
      </w:r>
      <w:r w:rsidRPr="002308A3">
        <w:rPr>
          <w:lang w:val="en-US"/>
        </w:rPr>
        <w:t>(</w:t>
      </w:r>
      <w:r w:rsidRPr="002308A3">
        <w:rPr>
          <w:i/>
          <w:lang w:val="en-US"/>
        </w:rPr>
        <w:t>L</w:t>
      </w:r>
      <w:r w:rsidRPr="002308A3">
        <w:rPr>
          <w:lang w:val="en-US"/>
        </w:rPr>
        <w:t>)(</w:t>
      </w:r>
      <w:r w:rsidRPr="002308A3">
        <w:rPr>
          <w:rFonts w:ascii="Calibri" w:eastAsia="Calibri" w:hAnsi="Calibri" w:cs="Calibri"/>
          <w:i/>
          <w:lang w:val="en-US"/>
        </w:rPr>
        <w:t>x</w:t>
      </w:r>
      <w:r w:rsidRPr="002308A3">
        <w:rPr>
          <w:i/>
          <w:vertAlign w:val="subscript"/>
          <w:lang w:val="en-US"/>
        </w:rPr>
        <w:t xml:space="preserve">t </w:t>
      </w:r>
      <w:r w:rsidRPr="002308A3">
        <w:rPr>
          <w:lang w:val="en-US"/>
        </w:rPr>
        <w:t xml:space="preserve">− </w:t>
      </w:r>
      <w:r w:rsidRPr="002308A3">
        <w:rPr>
          <w:rFonts w:ascii="Calibri" w:eastAsia="Calibri" w:hAnsi="Calibri" w:cs="Calibri"/>
          <w:i/>
          <w:lang w:val="en-US"/>
        </w:rPr>
        <w:t>µ</w:t>
      </w:r>
      <w:r w:rsidRPr="002308A3">
        <w:rPr>
          <w:lang w:val="en-US"/>
        </w:rPr>
        <w:t xml:space="preserve">) = </w:t>
      </w:r>
      <w:r w:rsidRPr="002308A3">
        <w:rPr>
          <w:rFonts w:ascii="Calibri" w:eastAsia="Calibri" w:hAnsi="Calibri" w:cs="Calibri"/>
          <w:i/>
          <w:lang w:val="en-US"/>
        </w:rPr>
        <w:t>e</w:t>
      </w:r>
      <w:r w:rsidRPr="002308A3">
        <w:rPr>
          <w:i/>
          <w:vertAlign w:val="subscript"/>
          <w:lang w:val="en-US"/>
        </w:rPr>
        <w:t>t</w:t>
      </w:r>
      <w:r w:rsidRPr="002308A3">
        <w:rPr>
          <w:i/>
          <w:lang w:val="en-US"/>
        </w:rPr>
        <w:t>,</w:t>
      </w:r>
      <w:r w:rsidRPr="002308A3">
        <w:rPr>
          <w:i/>
          <w:lang w:val="en-US"/>
        </w:rPr>
        <w:tab/>
      </w:r>
      <w:r w:rsidRPr="002308A3">
        <w:rPr>
          <w:lang w:val="en-US"/>
        </w:rPr>
        <w:t>(2)</w:t>
      </w:r>
    </w:p>
    <w:p w14:paraId="5B98832A" w14:textId="77777777" w:rsidR="00B1296F" w:rsidRPr="005F4E79" w:rsidRDefault="00523B7C">
      <w:pPr>
        <w:ind w:left="-5" w:right="19"/>
        <w:rPr>
          <w:lang w:val="en-US"/>
        </w:rPr>
      </w:pPr>
      <w:r w:rsidRPr="002308A3">
        <w:rPr>
          <w:lang w:val="en-US"/>
        </w:rPr>
        <w:t xml:space="preserve">where </w:t>
      </w:r>
      <w:r>
        <w:rPr>
          <w:b/>
        </w:rPr>
        <w:t>Π</w:t>
      </w:r>
      <w:r w:rsidRPr="002308A3">
        <w:rPr>
          <w:b/>
          <w:lang w:val="en-US"/>
        </w:rPr>
        <w:t>(</w:t>
      </w:r>
      <w:r w:rsidRPr="002308A3">
        <w:rPr>
          <w:rFonts w:ascii="Calibri" w:eastAsia="Calibri" w:hAnsi="Calibri" w:cs="Calibri"/>
          <w:i/>
          <w:lang w:val="en-US"/>
        </w:rPr>
        <w:t>L</w:t>
      </w:r>
      <w:r w:rsidRPr="002308A3">
        <w:rPr>
          <w:b/>
          <w:lang w:val="en-US"/>
        </w:rPr>
        <w:t xml:space="preserve">) </w:t>
      </w:r>
      <w:r w:rsidRPr="002308A3">
        <w:rPr>
          <w:lang w:val="en-US"/>
        </w:rPr>
        <w:t xml:space="preserve">= </w:t>
      </w:r>
      <w:r w:rsidRPr="002308A3">
        <w:rPr>
          <w:rFonts w:ascii="Calibri" w:eastAsia="Calibri" w:hAnsi="Calibri" w:cs="Calibri"/>
          <w:i/>
          <w:lang w:val="en-US"/>
        </w:rPr>
        <w:t xml:space="preserve">I </w:t>
      </w:r>
      <w:r w:rsidRPr="002308A3">
        <w:rPr>
          <w:lang w:val="en-US"/>
        </w:rPr>
        <w:t xml:space="preserve">− </w:t>
      </w:r>
      <w:r>
        <w:rPr>
          <w:b/>
        </w:rPr>
        <w:t>Π</w:t>
      </w:r>
      <w:r w:rsidRPr="002308A3">
        <w:rPr>
          <w:vertAlign w:val="subscript"/>
          <w:lang w:val="en-US"/>
        </w:rPr>
        <w:t>1</w:t>
      </w:r>
      <w:r w:rsidRPr="002308A3">
        <w:rPr>
          <w:i/>
          <w:lang w:val="en-US"/>
        </w:rPr>
        <w:t xml:space="preserve">L </w:t>
      </w:r>
      <w:r w:rsidRPr="002308A3">
        <w:rPr>
          <w:lang w:val="en-US"/>
        </w:rPr>
        <w:t xml:space="preserve">− </w:t>
      </w:r>
      <w:r w:rsidRPr="002308A3">
        <w:rPr>
          <w:i/>
          <w:lang w:val="en-US"/>
        </w:rPr>
        <w:t xml:space="preserve">... </w:t>
      </w:r>
      <w:r w:rsidRPr="005F4E79">
        <w:rPr>
          <w:lang w:val="en-US"/>
        </w:rPr>
        <w:t xml:space="preserve">− </w:t>
      </w:r>
      <w:r>
        <w:rPr>
          <w:b/>
        </w:rPr>
        <w:t>Π</w:t>
      </w:r>
      <w:proofErr w:type="spellStart"/>
      <w:r w:rsidRPr="005F4E79">
        <w:rPr>
          <w:i/>
          <w:vertAlign w:val="subscript"/>
          <w:lang w:val="en-US"/>
        </w:rPr>
        <w:t>m</w:t>
      </w:r>
      <w:r w:rsidRPr="005F4E79">
        <w:rPr>
          <w:i/>
          <w:lang w:val="en-US"/>
        </w:rPr>
        <w:t>L</w:t>
      </w:r>
      <w:r w:rsidRPr="005F4E79">
        <w:rPr>
          <w:i/>
          <w:vertAlign w:val="superscript"/>
          <w:lang w:val="en-US"/>
        </w:rPr>
        <w:t>m</w:t>
      </w:r>
      <w:proofErr w:type="spellEnd"/>
      <w:r w:rsidRPr="005F4E79">
        <w:rPr>
          <w:i/>
          <w:vertAlign w:val="superscript"/>
          <w:lang w:val="en-US"/>
        </w:rPr>
        <w:t xml:space="preserve"> </w:t>
      </w:r>
      <w:r w:rsidRPr="005F4E79">
        <w:rPr>
          <w:lang w:val="en-US"/>
        </w:rPr>
        <w:t xml:space="preserve">is a lag polynomial of order </w:t>
      </w:r>
      <w:r w:rsidRPr="005F4E79">
        <w:rPr>
          <w:i/>
          <w:lang w:val="en-US"/>
        </w:rPr>
        <w:t>m</w:t>
      </w:r>
      <w:r w:rsidRPr="005F4E79">
        <w:rPr>
          <w:lang w:val="en-US"/>
        </w:rPr>
        <w:t xml:space="preserve">, </w:t>
      </w:r>
      <w:proofErr w:type="spellStart"/>
      <w:r w:rsidRPr="005F4E79">
        <w:rPr>
          <w:rFonts w:ascii="Calibri" w:eastAsia="Calibri" w:hAnsi="Calibri" w:cs="Calibri"/>
          <w:i/>
          <w:lang w:val="en-US"/>
        </w:rPr>
        <w:t>x</w:t>
      </w:r>
      <w:r w:rsidRPr="005F4E79">
        <w:rPr>
          <w:i/>
          <w:vertAlign w:val="subscript"/>
          <w:lang w:val="en-US"/>
        </w:rPr>
        <w:t>t</w:t>
      </w:r>
      <w:proofErr w:type="spellEnd"/>
      <w:r w:rsidRPr="005F4E79">
        <w:rPr>
          <w:i/>
          <w:vertAlign w:val="subscript"/>
          <w:lang w:val="en-US"/>
        </w:rPr>
        <w:t xml:space="preserve"> </w:t>
      </w:r>
      <w:r w:rsidRPr="005F4E79">
        <w:rPr>
          <w:lang w:val="en-US"/>
        </w:rPr>
        <w:t xml:space="preserve">is an </w:t>
      </w:r>
      <w:r w:rsidRPr="005F4E79">
        <w:rPr>
          <w:i/>
          <w:lang w:val="en-US"/>
        </w:rPr>
        <w:t xml:space="preserve">n </w:t>
      </w:r>
      <w:r w:rsidRPr="005F4E79">
        <w:rPr>
          <w:lang w:val="en-US"/>
        </w:rPr>
        <w:t xml:space="preserve">× 1 vector of stationary variables, </w:t>
      </w:r>
      <w:r w:rsidRPr="005F4E79">
        <w:rPr>
          <w:rFonts w:ascii="Calibri" w:eastAsia="Calibri" w:hAnsi="Calibri" w:cs="Calibri"/>
          <w:i/>
          <w:lang w:val="en-US"/>
        </w:rPr>
        <w:t xml:space="preserve">µ </w:t>
      </w:r>
      <w:r w:rsidRPr="005F4E79">
        <w:rPr>
          <w:lang w:val="en-US"/>
        </w:rPr>
        <w:t xml:space="preserve">is a </w:t>
      </w:r>
      <w:r w:rsidRPr="005F4E79">
        <w:rPr>
          <w:i/>
          <w:lang w:val="en-US"/>
        </w:rPr>
        <w:t xml:space="preserve">n </w:t>
      </w:r>
      <w:r w:rsidRPr="005F4E79">
        <w:rPr>
          <w:lang w:val="en-US"/>
        </w:rPr>
        <w:t xml:space="preserve">× 1 vector of unconditional means describing the steady state of the included variables, and </w:t>
      </w:r>
      <w:r w:rsidRPr="005F4E79">
        <w:rPr>
          <w:rFonts w:ascii="Calibri" w:eastAsia="Calibri" w:hAnsi="Calibri" w:cs="Calibri"/>
          <w:i/>
          <w:lang w:val="en-US"/>
        </w:rPr>
        <w:t>e</w:t>
      </w:r>
      <w:r w:rsidRPr="005F4E79">
        <w:rPr>
          <w:i/>
          <w:vertAlign w:val="subscript"/>
          <w:lang w:val="en-US"/>
        </w:rPr>
        <w:t xml:space="preserve">t </w:t>
      </w:r>
      <w:r w:rsidRPr="005F4E79">
        <w:rPr>
          <w:lang w:val="en-US"/>
        </w:rPr>
        <w:t xml:space="preserve">is a </w:t>
      </w:r>
      <w:r w:rsidRPr="005F4E79">
        <w:rPr>
          <w:i/>
          <w:lang w:val="en-US"/>
        </w:rPr>
        <w:t xml:space="preserve">n </w:t>
      </w:r>
      <w:r w:rsidRPr="005F4E79">
        <w:rPr>
          <w:lang w:val="en-US"/>
        </w:rPr>
        <w:t xml:space="preserve">× 1 vector </w:t>
      </w:r>
      <w:r w:rsidRPr="005F4E79">
        <w:rPr>
          <w:i/>
          <w:lang w:val="en-US"/>
        </w:rPr>
        <w:t>e</w:t>
      </w:r>
      <w:r w:rsidRPr="005F4E79">
        <w:rPr>
          <w:i/>
          <w:vertAlign w:val="subscript"/>
          <w:lang w:val="en-US"/>
        </w:rPr>
        <w:t xml:space="preserve">t </w:t>
      </w:r>
      <w:r w:rsidRPr="005F4E79">
        <w:rPr>
          <w:lang w:val="en-US"/>
        </w:rPr>
        <w:t xml:space="preserve">∼ </w:t>
      </w:r>
      <w:r w:rsidRPr="005F4E79">
        <w:rPr>
          <w:i/>
          <w:lang w:val="en-US"/>
        </w:rPr>
        <w:t>N</w:t>
      </w:r>
      <w:r w:rsidRPr="005F4E79">
        <w:rPr>
          <w:lang w:val="en-US"/>
        </w:rPr>
        <w:t>(</w:t>
      </w:r>
      <w:proofErr w:type="gramStart"/>
      <w:r w:rsidRPr="005F4E79">
        <w:rPr>
          <w:lang w:val="en-US"/>
        </w:rPr>
        <w:t>0</w:t>
      </w:r>
      <w:r w:rsidRPr="005F4E79">
        <w:rPr>
          <w:i/>
          <w:lang w:val="en-US"/>
        </w:rPr>
        <w:t>,</w:t>
      </w:r>
      <w:r>
        <w:t>Σ</w:t>
      </w:r>
      <w:proofErr w:type="gramEnd"/>
      <w:r w:rsidRPr="005F4E79">
        <w:rPr>
          <w:lang w:val="en-US"/>
        </w:rPr>
        <w:t xml:space="preserve">) with </w:t>
      </w:r>
      <w:proofErr w:type="spellStart"/>
      <w:r w:rsidRPr="005F4E79">
        <w:rPr>
          <w:i/>
          <w:lang w:val="en-US"/>
        </w:rPr>
        <w:t>iid</w:t>
      </w:r>
      <w:proofErr w:type="spellEnd"/>
      <w:r w:rsidRPr="005F4E79">
        <w:rPr>
          <w:i/>
          <w:lang w:val="en-US"/>
        </w:rPr>
        <w:t xml:space="preserve"> </w:t>
      </w:r>
      <w:r w:rsidRPr="005F4E79">
        <w:rPr>
          <w:lang w:val="en-US"/>
        </w:rPr>
        <w:t>elements.</w:t>
      </w:r>
    </w:p>
    <w:p w14:paraId="04ECC0D2" w14:textId="7732D951" w:rsidR="00B1296F" w:rsidRPr="002308A3" w:rsidRDefault="00523B7C">
      <w:pPr>
        <w:ind w:left="-5" w:right="19"/>
        <w:rPr>
          <w:lang w:val="en-US"/>
        </w:rPr>
      </w:pPr>
      <w:r w:rsidRPr="002308A3">
        <w:rPr>
          <w:lang w:val="en-US"/>
        </w:rPr>
        <w:t xml:space="preserve">The VAR framework was proposed by Sims (1980) as an alternative to complex macroeconomic models, since all variables are treated as endogenous in </w:t>
      </w:r>
      <w:r w:rsidR="00A824B2">
        <w:rPr>
          <w:lang w:val="en-US"/>
        </w:rPr>
        <w:t>the</w:t>
      </w:r>
      <w:r w:rsidRPr="002308A3">
        <w:rPr>
          <w:lang w:val="en-US"/>
        </w:rPr>
        <w:t xml:space="preserve"> VAR-model. This offers great flexibility but with the drawback that often a lot of </w:t>
      </w:r>
      <w:r w:rsidRPr="002308A3">
        <w:rPr>
          <w:lang w:val="en-US"/>
        </w:rPr>
        <w:lastRenderedPageBreak/>
        <w:t xml:space="preserve">parameters </w:t>
      </w:r>
      <w:r w:rsidR="00A824B2">
        <w:rPr>
          <w:lang w:val="en-US"/>
        </w:rPr>
        <w:t>must</w:t>
      </w:r>
      <w:r w:rsidRPr="002308A3">
        <w:rPr>
          <w:lang w:val="en-US"/>
        </w:rPr>
        <w:t xml:space="preserve"> be estimated depending on lag length</w:t>
      </w:r>
      <w:r w:rsidR="00A824B2">
        <w:rPr>
          <w:lang w:val="en-US"/>
        </w:rPr>
        <w:t>.</w:t>
      </w:r>
      <w:r w:rsidRPr="002308A3">
        <w:rPr>
          <w:lang w:val="en-US"/>
        </w:rPr>
        <w:t xml:space="preserve"> </w:t>
      </w:r>
      <w:r w:rsidR="00A824B2">
        <w:rPr>
          <w:lang w:val="en-US"/>
        </w:rPr>
        <w:t>S</w:t>
      </w:r>
      <w:r w:rsidRPr="002308A3">
        <w:rPr>
          <w:lang w:val="en-US"/>
        </w:rPr>
        <w:t>ince macroeconomic variables have relative</w:t>
      </w:r>
      <w:r w:rsidR="00A824B2">
        <w:rPr>
          <w:lang w:val="en-US"/>
        </w:rPr>
        <w:t>ly</w:t>
      </w:r>
      <w:r w:rsidRPr="002308A3">
        <w:rPr>
          <w:lang w:val="en-US"/>
        </w:rPr>
        <w:t xml:space="preserve"> short sample size, we run the risk of over-parametrisation. One way </w:t>
      </w:r>
      <w:r w:rsidR="00A824B2">
        <w:rPr>
          <w:lang w:val="en-US"/>
        </w:rPr>
        <w:t xml:space="preserve">to </w:t>
      </w:r>
      <w:r w:rsidRPr="002308A3">
        <w:rPr>
          <w:lang w:val="en-US"/>
        </w:rPr>
        <w:t>deal with this issue</w:t>
      </w:r>
      <w:r w:rsidR="00A824B2">
        <w:rPr>
          <w:lang w:val="en-US"/>
        </w:rPr>
        <w:t>,</w:t>
      </w:r>
      <w:r w:rsidRPr="002308A3">
        <w:rPr>
          <w:lang w:val="en-US"/>
        </w:rPr>
        <w:t xml:space="preserve"> as suggested by Litterman (1986)</w:t>
      </w:r>
      <w:r w:rsidR="00A824B2">
        <w:rPr>
          <w:lang w:val="en-US"/>
        </w:rPr>
        <w:t>,</w:t>
      </w:r>
      <w:r w:rsidRPr="002308A3">
        <w:rPr>
          <w:lang w:val="en-US"/>
        </w:rPr>
        <w:t xml:space="preserve"> is to impose prior information o</w:t>
      </w:r>
      <w:r w:rsidR="00A824B2">
        <w:rPr>
          <w:lang w:val="en-US"/>
        </w:rPr>
        <w:t>n</w:t>
      </w:r>
      <w:r w:rsidRPr="002308A3">
        <w:rPr>
          <w:lang w:val="en-US"/>
        </w:rPr>
        <w:t xml:space="preserve"> the parameters.</w:t>
      </w:r>
    </w:p>
    <w:p w14:paraId="09ADF49C" w14:textId="77777777" w:rsidR="00B1296F" w:rsidRPr="002308A3" w:rsidRDefault="00523B7C">
      <w:pPr>
        <w:ind w:left="-5" w:right="19"/>
        <w:rPr>
          <w:lang w:val="en-US"/>
        </w:rPr>
      </w:pPr>
      <w:r w:rsidRPr="002308A3">
        <w:rPr>
          <w:lang w:val="en-US"/>
        </w:rPr>
        <w:t>Villani (2009) proposed the mean-adjusted BVAR-model since he thought that all available priors for VARs focused on the dynamic coefficients, and for the most were non-informative about the deterministic component of the model. Villani’s adjustment of the BVAR-model allows to model the unconditional means of the variables, by setting the prior unconditional means of each variable explicitly. This is important as it is known that stationary VARs converge to the unconditional mean, at long horizons. The model will be identified recursively using standard Choelesky decomposition, and later with sign restrictions.</w:t>
      </w:r>
    </w:p>
    <w:p w14:paraId="718DC09D" w14:textId="77777777" w:rsidR="00B1296F" w:rsidRPr="002308A3" w:rsidRDefault="00523B7C">
      <w:pPr>
        <w:pStyle w:val="Heading1"/>
        <w:tabs>
          <w:tab w:val="center" w:pos="915"/>
        </w:tabs>
        <w:ind w:left="-15" w:firstLine="0"/>
        <w:rPr>
          <w:lang w:val="en-US"/>
        </w:rPr>
      </w:pPr>
      <w:r w:rsidRPr="002308A3">
        <w:rPr>
          <w:lang w:val="en-US"/>
        </w:rPr>
        <w:t>6</w:t>
      </w:r>
      <w:r w:rsidRPr="002308A3">
        <w:rPr>
          <w:lang w:val="en-US"/>
        </w:rPr>
        <w:tab/>
        <w:t>Priors</w:t>
      </w:r>
    </w:p>
    <w:p w14:paraId="66232CDC" w14:textId="05CA4CC2" w:rsidR="00B1296F" w:rsidRPr="002308A3" w:rsidRDefault="00523B7C">
      <w:pPr>
        <w:spacing w:after="112"/>
        <w:ind w:left="-5" w:right="19"/>
        <w:rPr>
          <w:lang w:val="en-US"/>
        </w:rPr>
      </w:pPr>
      <w:r w:rsidRPr="002308A3">
        <w:rPr>
          <w:lang w:val="en-US"/>
        </w:rPr>
        <w:t xml:space="preserve">All parameters, </w:t>
      </w:r>
      <w:r>
        <w:rPr>
          <w:rFonts w:ascii="Calibri" w:eastAsia="Calibri" w:hAnsi="Calibri" w:cs="Calibri"/>
          <w:i/>
        </w:rPr>
        <w:t>θ</w:t>
      </w:r>
      <w:r w:rsidRPr="002308A3">
        <w:rPr>
          <w:rFonts w:ascii="Calibri" w:eastAsia="Calibri" w:hAnsi="Calibri" w:cs="Calibri"/>
          <w:i/>
          <w:lang w:val="en-US"/>
        </w:rPr>
        <w:t xml:space="preserve"> </w:t>
      </w:r>
      <w:r w:rsidRPr="002308A3">
        <w:rPr>
          <w:lang w:val="en-US"/>
        </w:rPr>
        <w:t>in the model are treated as random variables in the Bayesian approach</w:t>
      </w:r>
      <w:r w:rsidR="00492D74">
        <w:rPr>
          <w:lang w:val="en-US"/>
        </w:rPr>
        <w:t xml:space="preserve"> w</w:t>
      </w:r>
      <w:r w:rsidRPr="002308A3">
        <w:rPr>
          <w:lang w:val="en-US"/>
        </w:rPr>
        <w:t xml:space="preserve">here </w:t>
      </w:r>
      <w:r>
        <w:rPr>
          <w:rFonts w:ascii="Calibri" w:eastAsia="Calibri" w:hAnsi="Calibri" w:cs="Calibri"/>
          <w:i/>
        </w:rPr>
        <w:t>θ</w:t>
      </w:r>
      <w:r w:rsidRPr="002308A3">
        <w:rPr>
          <w:rFonts w:ascii="Calibri" w:eastAsia="Calibri" w:hAnsi="Calibri" w:cs="Calibri"/>
          <w:i/>
          <w:lang w:val="en-US"/>
        </w:rPr>
        <w:t xml:space="preserve"> </w:t>
      </w:r>
      <w:r w:rsidRPr="002308A3">
        <w:rPr>
          <w:lang w:val="en-US"/>
        </w:rPr>
        <w:t>= (</w:t>
      </w:r>
      <w:proofErr w:type="gramStart"/>
      <w:r>
        <w:rPr>
          <w:b/>
        </w:rPr>
        <w:t>Π</w:t>
      </w:r>
      <w:r w:rsidRPr="002308A3">
        <w:rPr>
          <w:rFonts w:ascii="Calibri" w:eastAsia="Calibri" w:hAnsi="Calibri" w:cs="Calibri"/>
          <w:i/>
          <w:lang w:val="en-US"/>
        </w:rPr>
        <w:t>,</w:t>
      </w:r>
      <w:r>
        <w:rPr>
          <w:b/>
        </w:rPr>
        <w:t>Σ</w:t>
      </w:r>
      <w:proofErr w:type="gramEnd"/>
      <w:r w:rsidRPr="002308A3">
        <w:rPr>
          <w:rFonts w:ascii="Calibri" w:eastAsia="Calibri" w:hAnsi="Calibri" w:cs="Calibri"/>
          <w:i/>
          <w:lang w:val="en-US"/>
        </w:rPr>
        <w:t>,µ</w:t>
      </w:r>
      <w:r w:rsidRPr="002308A3">
        <w:rPr>
          <w:lang w:val="en-US"/>
        </w:rPr>
        <w:t xml:space="preserve">) is given a prior distribution </w:t>
      </w:r>
      <w:r>
        <w:rPr>
          <w:i/>
        </w:rPr>
        <w:t>π</w:t>
      </w:r>
      <w:r w:rsidRPr="002308A3">
        <w:rPr>
          <w:lang w:val="en-US"/>
        </w:rPr>
        <w:t>(</w:t>
      </w:r>
      <w:r>
        <w:rPr>
          <w:rFonts w:ascii="Calibri" w:eastAsia="Calibri" w:hAnsi="Calibri" w:cs="Calibri"/>
          <w:i/>
        </w:rPr>
        <w:t>θ</w:t>
      </w:r>
      <w:r w:rsidRPr="002308A3">
        <w:rPr>
          <w:lang w:val="en-US"/>
        </w:rPr>
        <w:t xml:space="preserve">). It is then used to derive the posterior distribution </w:t>
      </w:r>
      <w:r w:rsidRPr="002308A3">
        <w:rPr>
          <w:i/>
          <w:lang w:val="en-US"/>
        </w:rPr>
        <w:t>p</w:t>
      </w:r>
      <w:r w:rsidRPr="002308A3">
        <w:rPr>
          <w:lang w:val="en-US"/>
        </w:rPr>
        <w:t>(</w:t>
      </w:r>
      <w:r>
        <w:rPr>
          <w:rFonts w:ascii="Calibri" w:eastAsia="Calibri" w:hAnsi="Calibri" w:cs="Calibri"/>
          <w:i/>
        </w:rPr>
        <w:t>θ</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lang w:val="en-US"/>
        </w:rPr>
        <w:t>) which is the distribution of the parameters given the observed data. The likelihood function is given by</w:t>
      </w:r>
    </w:p>
    <w:p w14:paraId="6E7CEE6D" w14:textId="77777777" w:rsidR="00B1296F" w:rsidRPr="002308A3" w:rsidRDefault="00523B7C">
      <w:pPr>
        <w:spacing w:after="132" w:line="259" w:lineRule="auto"/>
        <w:ind w:left="0" w:right="356" w:firstLine="0"/>
        <w:jc w:val="center"/>
        <w:rPr>
          <w:lang w:val="en-US"/>
        </w:rPr>
      </w:pPr>
      <w:r w:rsidRPr="002308A3">
        <w:rPr>
          <w:i/>
          <w:sz w:val="14"/>
          <w:lang w:val="en-US"/>
        </w:rPr>
        <w:t>T</w:t>
      </w:r>
    </w:p>
    <w:p w14:paraId="49D3CB20" w14:textId="77777777" w:rsidR="00B1296F" w:rsidRPr="002308A3" w:rsidRDefault="00523B7C">
      <w:pPr>
        <w:tabs>
          <w:tab w:val="center" w:pos="3437"/>
          <w:tab w:val="right" w:pos="6909"/>
        </w:tabs>
        <w:spacing w:after="3" w:line="265" w:lineRule="auto"/>
        <w:ind w:left="0" w:right="0" w:firstLine="0"/>
        <w:jc w:val="left"/>
        <w:rPr>
          <w:lang w:val="en-US"/>
        </w:rPr>
      </w:pPr>
      <w:r w:rsidRPr="002308A3">
        <w:rPr>
          <w:rFonts w:ascii="Calibri" w:eastAsia="Calibri" w:hAnsi="Calibri" w:cs="Calibri"/>
          <w:sz w:val="22"/>
          <w:lang w:val="en-US"/>
        </w:rPr>
        <w:tab/>
      </w:r>
      <w:r w:rsidRPr="002308A3">
        <w:rPr>
          <w:i/>
          <w:lang w:val="en-US"/>
        </w:rPr>
        <w:t>L</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lang w:val="en-US"/>
        </w:rPr>
        <w:t>|</w:t>
      </w:r>
      <w:r>
        <w:rPr>
          <w:rFonts w:ascii="Calibri" w:eastAsia="Calibri" w:hAnsi="Calibri" w:cs="Calibri"/>
          <w:i/>
        </w:rPr>
        <w:t>θ</w:t>
      </w:r>
      <w:r w:rsidRPr="002308A3">
        <w:rPr>
          <w:lang w:val="en-US"/>
        </w:rPr>
        <w:t xml:space="preserve">) = </w:t>
      </w:r>
      <w:r w:rsidRPr="002308A3">
        <w:rPr>
          <w:sz w:val="31"/>
          <w:vertAlign w:val="superscript"/>
          <w:lang w:val="en-US"/>
        </w:rPr>
        <w:t>Y</w:t>
      </w:r>
      <w:r w:rsidRPr="002308A3">
        <w:rPr>
          <w:i/>
          <w:lang w:val="en-US"/>
        </w:rPr>
        <w:t>f</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vertAlign w:val="subscript"/>
          <w:lang w:val="en-US"/>
        </w:rPr>
        <w:t>−</w:t>
      </w:r>
      <w:proofErr w:type="gramStart"/>
      <w:r w:rsidRPr="002308A3">
        <w:rPr>
          <w:vertAlign w:val="subscript"/>
          <w:lang w:val="en-US"/>
        </w:rPr>
        <w:t>1</w:t>
      </w:r>
      <w:r w:rsidRPr="002308A3">
        <w:rPr>
          <w:i/>
          <w:lang w:val="en-US"/>
        </w:rPr>
        <w:t>,</w:t>
      </w:r>
      <w:r>
        <w:rPr>
          <w:rFonts w:ascii="Calibri" w:eastAsia="Calibri" w:hAnsi="Calibri" w:cs="Calibri"/>
          <w:i/>
        </w:rPr>
        <w:t>θ</w:t>
      </w:r>
      <w:proofErr w:type="gramEnd"/>
      <w:r w:rsidRPr="002308A3">
        <w:rPr>
          <w:lang w:val="en-US"/>
        </w:rPr>
        <w:t>)</w:t>
      </w:r>
      <w:r w:rsidRPr="002308A3">
        <w:rPr>
          <w:i/>
          <w:lang w:val="en-US"/>
        </w:rPr>
        <w:t>,</w:t>
      </w:r>
      <w:r w:rsidRPr="002308A3">
        <w:rPr>
          <w:i/>
          <w:lang w:val="en-US"/>
        </w:rPr>
        <w:tab/>
      </w:r>
      <w:r w:rsidRPr="002308A3">
        <w:rPr>
          <w:lang w:val="en-US"/>
        </w:rPr>
        <w:t>(3)</w:t>
      </w:r>
    </w:p>
    <w:p w14:paraId="5D246A75" w14:textId="77777777" w:rsidR="00B1296F" w:rsidRPr="002308A3" w:rsidRDefault="00523B7C">
      <w:pPr>
        <w:spacing w:after="249" w:line="259" w:lineRule="auto"/>
        <w:ind w:left="0" w:right="335" w:firstLine="0"/>
        <w:jc w:val="center"/>
        <w:rPr>
          <w:lang w:val="en-US"/>
        </w:rPr>
      </w:pPr>
      <w:r w:rsidRPr="002308A3">
        <w:rPr>
          <w:i/>
          <w:sz w:val="14"/>
          <w:lang w:val="en-US"/>
        </w:rPr>
        <w:t>t</w:t>
      </w:r>
      <w:r w:rsidRPr="002308A3">
        <w:rPr>
          <w:sz w:val="14"/>
          <w:lang w:val="en-US"/>
        </w:rPr>
        <w:t>=1</w:t>
      </w:r>
    </w:p>
    <w:p w14:paraId="5914F08E" w14:textId="4555C097" w:rsidR="00B1296F" w:rsidRPr="002308A3" w:rsidRDefault="00523B7C">
      <w:pPr>
        <w:spacing w:after="116"/>
        <w:ind w:left="-5" w:right="19"/>
        <w:rPr>
          <w:lang w:val="en-US"/>
        </w:rPr>
      </w:pPr>
      <w:r w:rsidRPr="002308A3">
        <w:rPr>
          <w:lang w:val="en-US"/>
        </w:rPr>
        <w:t>which is the distribution of the observed data given the parameters. Bayer</w:t>
      </w:r>
      <w:r w:rsidR="00A647A8">
        <w:rPr>
          <w:lang w:val="en-US"/>
        </w:rPr>
        <w:t>’</w:t>
      </w:r>
      <w:r w:rsidRPr="002308A3">
        <w:rPr>
          <w:lang w:val="en-US"/>
        </w:rPr>
        <w:t>s rule tells us that the posterior distribution equals</w:t>
      </w:r>
    </w:p>
    <w:p w14:paraId="135D6090" w14:textId="77777777" w:rsidR="00B1296F" w:rsidRPr="002308A3" w:rsidRDefault="00523B7C">
      <w:pPr>
        <w:tabs>
          <w:tab w:val="center" w:pos="3396"/>
          <w:tab w:val="right" w:pos="6909"/>
        </w:tabs>
        <w:spacing w:after="233" w:line="265" w:lineRule="auto"/>
        <w:ind w:left="0" w:right="0" w:firstLine="0"/>
        <w:jc w:val="left"/>
        <w:rPr>
          <w:lang w:val="en-US"/>
        </w:rPr>
      </w:pPr>
      <w:r w:rsidRPr="002308A3">
        <w:rPr>
          <w:rFonts w:ascii="Calibri" w:eastAsia="Calibri" w:hAnsi="Calibri" w:cs="Calibri"/>
          <w:sz w:val="22"/>
          <w:lang w:val="en-US"/>
        </w:rPr>
        <w:tab/>
      </w:r>
      <w:r>
        <w:rPr>
          <w:noProof/>
        </w:rPr>
        <w:drawing>
          <wp:inline distT="0" distB="0" distL="0" distR="0" wp14:anchorId="728F9D0E" wp14:editId="0A8914F4">
            <wp:extent cx="1392936" cy="304800"/>
            <wp:effectExtent l="0" t="0" r="0" b="0"/>
            <wp:docPr id="14554" name="Picture 14554"/>
            <wp:cNvGraphicFramePr/>
            <a:graphic xmlns:a="http://schemas.openxmlformats.org/drawingml/2006/main">
              <a:graphicData uri="http://schemas.openxmlformats.org/drawingml/2006/picture">
                <pic:pic xmlns:pic="http://schemas.openxmlformats.org/drawingml/2006/picture">
                  <pic:nvPicPr>
                    <pic:cNvPr id="14554" name="Picture 14554"/>
                    <pic:cNvPicPr/>
                  </pic:nvPicPr>
                  <pic:blipFill>
                    <a:blip r:embed="rId21"/>
                    <a:stretch>
                      <a:fillRect/>
                    </a:stretch>
                  </pic:blipFill>
                  <pic:spPr>
                    <a:xfrm>
                      <a:off x="0" y="0"/>
                      <a:ext cx="1392936" cy="304800"/>
                    </a:xfrm>
                    <a:prstGeom prst="rect">
                      <a:avLst/>
                    </a:prstGeom>
                  </pic:spPr>
                </pic:pic>
              </a:graphicData>
            </a:graphic>
          </wp:inline>
        </w:drawing>
      </w:r>
      <w:r w:rsidRPr="002308A3">
        <w:rPr>
          <w:i/>
          <w:lang w:val="en-US"/>
        </w:rPr>
        <w:t>,</w:t>
      </w:r>
      <w:r w:rsidRPr="002308A3">
        <w:rPr>
          <w:i/>
          <w:lang w:val="en-US"/>
        </w:rPr>
        <w:tab/>
      </w:r>
      <w:r w:rsidRPr="002308A3">
        <w:rPr>
          <w:lang w:val="en-US"/>
        </w:rPr>
        <w:t>(4)</w:t>
      </w:r>
    </w:p>
    <w:p w14:paraId="004E3A26" w14:textId="6E007DAC" w:rsidR="00B1296F" w:rsidRPr="002308A3" w:rsidDel="000D3E38" w:rsidRDefault="00523B7C">
      <w:pPr>
        <w:ind w:left="-5" w:right="19"/>
        <w:rPr>
          <w:del w:id="26" w:author="Sofia Timoudas" w:date="2022-04-04T22:32:00Z"/>
          <w:lang w:val="en-US"/>
        </w:rPr>
      </w:pPr>
      <w:r w:rsidRPr="002308A3">
        <w:rPr>
          <w:lang w:val="en-US"/>
        </w:rPr>
        <w:t xml:space="preserve">where </w:t>
      </w:r>
      <w:r w:rsidRPr="002308A3">
        <w:rPr>
          <w:i/>
          <w:lang w:val="en-US"/>
        </w:rPr>
        <w:t>p</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lang w:val="en-US"/>
        </w:rPr>
        <w:t xml:space="preserve">) is the marginal likelihood. From this we see that the posterior depended on the data as well as any prior beliefs. In the case of no prior beliefs, </w:t>
      </w:r>
      <w:r w:rsidRPr="000D3E38">
        <w:rPr>
          <w:color w:val="auto"/>
          <w:highlight w:val="red"/>
          <w:lang w:val="en-US"/>
          <w:rPrChange w:id="27" w:author="Sofia Timoudas" w:date="2022-04-04T22:32:00Z">
            <w:rPr>
              <w:lang w:val="en-US"/>
            </w:rPr>
          </w:rPrChange>
        </w:rPr>
        <w:t>[ADD]</w:t>
      </w:r>
      <w:ins w:id="28" w:author="Sofia Timoudas" w:date="2022-04-04T22:32:00Z">
        <w:r w:rsidR="000D3E38">
          <w:rPr>
            <w:color w:val="auto"/>
            <w:lang w:val="en-US"/>
          </w:rPr>
          <w:t xml:space="preserve"> </w:t>
        </w:r>
      </w:ins>
    </w:p>
    <w:p w14:paraId="5419825E" w14:textId="77777777" w:rsidR="00B1296F" w:rsidRPr="002308A3" w:rsidRDefault="00523B7C">
      <w:pPr>
        <w:ind w:left="-5" w:right="19"/>
        <w:rPr>
          <w:lang w:val="en-US"/>
        </w:rPr>
        <w:pPrChange w:id="29" w:author="Sofia Timoudas" w:date="2022-04-04T22:32:00Z">
          <w:pPr>
            <w:spacing w:after="681"/>
            <w:ind w:left="-5" w:right="19"/>
          </w:pPr>
        </w:pPrChange>
      </w:pPr>
      <w:r w:rsidRPr="002308A3">
        <w:rPr>
          <w:lang w:val="en-US"/>
        </w:rPr>
        <w:t>Villani (2009) shows normal-diffuse priors in the steady-state VAR are,</w:t>
      </w:r>
    </w:p>
    <w:p w14:paraId="71AB43B0" w14:textId="77777777" w:rsidR="00B1296F" w:rsidRPr="002308A3" w:rsidRDefault="00523B7C">
      <w:pPr>
        <w:tabs>
          <w:tab w:val="center" w:pos="3277"/>
          <w:tab w:val="right" w:pos="6909"/>
        </w:tabs>
        <w:spacing w:after="109" w:line="265" w:lineRule="auto"/>
        <w:ind w:left="0" w:right="0" w:firstLine="0"/>
        <w:jc w:val="left"/>
        <w:rPr>
          <w:lang w:val="en-US"/>
        </w:rPr>
      </w:pPr>
      <w:r w:rsidRPr="002308A3">
        <w:rPr>
          <w:rFonts w:ascii="Calibri" w:eastAsia="Calibri" w:hAnsi="Calibri" w:cs="Calibri"/>
          <w:sz w:val="22"/>
          <w:lang w:val="en-US"/>
        </w:rPr>
        <w:tab/>
      </w:r>
      <w:r>
        <w:rPr>
          <w:noProof/>
        </w:rPr>
        <w:drawing>
          <wp:inline distT="0" distB="0" distL="0" distR="0" wp14:anchorId="47F599A6" wp14:editId="34145A4F">
            <wp:extent cx="935736" cy="182880"/>
            <wp:effectExtent l="0" t="0" r="0" b="0"/>
            <wp:docPr id="14555" name="Picture 14555"/>
            <wp:cNvGraphicFramePr/>
            <a:graphic xmlns:a="http://schemas.openxmlformats.org/drawingml/2006/main">
              <a:graphicData uri="http://schemas.openxmlformats.org/drawingml/2006/picture">
                <pic:pic xmlns:pic="http://schemas.openxmlformats.org/drawingml/2006/picture">
                  <pic:nvPicPr>
                    <pic:cNvPr id="14555" name="Picture 14555"/>
                    <pic:cNvPicPr/>
                  </pic:nvPicPr>
                  <pic:blipFill>
                    <a:blip r:embed="rId22"/>
                    <a:stretch>
                      <a:fillRect/>
                    </a:stretch>
                  </pic:blipFill>
                  <pic:spPr>
                    <a:xfrm>
                      <a:off x="0" y="0"/>
                      <a:ext cx="935736" cy="182880"/>
                    </a:xfrm>
                    <a:prstGeom prst="rect">
                      <a:avLst/>
                    </a:prstGeom>
                  </pic:spPr>
                </pic:pic>
              </a:graphicData>
            </a:graphic>
          </wp:inline>
        </w:drawing>
      </w:r>
      <w:r w:rsidRPr="002308A3">
        <w:rPr>
          <w:lang w:val="en-US"/>
        </w:rPr>
        <w:tab/>
        <w:t>(5)</w:t>
      </w:r>
    </w:p>
    <w:p w14:paraId="5250A29C" w14:textId="77777777" w:rsidR="00B1296F" w:rsidRPr="002308A3" w:rsidRDefault="00523B7C">
      <w:pPr>
        <w:tabs>
          <w:tab w:val="center" w:pos="3537"/>
          <w:tab w:val="right" w:pos="6909"/>
        </w:tabs>
        <w:spacing w:after="147" w:line="265" w:lineRule="auto"/>
        <w:ind w:left="0" w:right="0" w:firstLine="0"/>
        <w:jc w:val="left"/>
        <w:rPr>
          <w:lang w:val="en-US"/>
        </w:rPr>
      </w:pPr>
      <w:r w:rsidRPr="002308A3">
        <w:rPr>
          <w:rFonts w:ascii="Calibri" w:eastAsia="Calibri" w:hAnsi="Calibri" w:cs="Calibri"/>
          <w:sz w:val="22"/>
          <w:lang w:val="en-US"/>
        </w:rPr>
        <w:tab/>
      </w:r>
      <w:r w:rsidRPr="002308A3">
        <w:rPr>
          <w:rFonts w:ascii="Calibri" w:eastAsia="Calibri" w:hAnsi="Calibri" w:cs="Calibri"/>
          <w:i/>
          <w:lang w:val="en-US"/>
        </w:rPr>
        <w:t xml:space="preserve">µ </w:t>
      </w:r>
      <w:r w:rsidRPr="002308A3">
        <w:rPr>
          <w:lang w:val="en-US"/>
        </w:rPr>
        <w:t xml:space="preserve">∼ </w:t>
      </w:r>
      <w:r w:rsidRPr="002308A3">
        <w:rPr>
          <w:i/>
          <w:lang w:val="en-US"/>
        </w:rPr>
        <w:t>N</w:t>
      </w:r>
      <w:r w:rsidRPr="002308A3">
        <w:rPr>
          <w:i/>
          <w:vertAlign w:val="subscript"/>
          <w:lang w:val="en-US"/>
        </w:rPr>
        <w:t>n</w:t>
      </w:r>
      <w:r w:rsidRPr="002308A3">
        <w:rPr>
          <w:lang w:val="en-US"/>
        </w:rPr>
        <w:t>(</w:t>
      </w:r>
      <w:r>
        <w:rPr>
          <w:rFonts w:ascii="Calibri" w:eastAsia="Calibri" w:hAnsi="Calibri" w:cs="Calibri"/>
          <w:i/>
        </w:rPr>
        <w:t>θ</w:t>
      </w:r>
      <w:r w:rsidRPr="002308A3">
        <w:rPr>
          <w:rFonts w:ascii="Calibri" w:eastAsia="Calibri" w:hAnsi="Calibri" w:cs="Calibri"/>
          <w:i/>
          <w:vertAlign w:val="subscript"/>
          <w:lang w:val="en-US"/>
        </w:rPr>
        <w:t>µ</w:t>
      </w:r>
      <w:r w:rsidRPr="002308A3">
        <w:rPr>
          <w:i/>
          <w:lang w:val="en-US"/>
        </w:rPr>
        <w:t>,</w:t>
      </w:r>
      <w:r w:rsidRPr="002308A3">
        <w:rPr>
          <w:b/>
          <w:lang w:val="en-US"/>
        </w:rPr>
        <w:t>Ω</w:t>
      </w:r>
      <w:r w:rsidRPr="002308A3">
        <w:rPr>
          <w:rFonts w:ascii="Calibri" w:eastAsia="Calibri" w:hAnsi="Calibri" w:cs="Calibri"/>
          <w:i/>
          <w:vertAlign w:val="subscript"/>
          <w:lang w:val="en-US"/>
        </w:rPr>
        <w:t>µ</w:t>
      </w:r>
      <w:r w:rsidRPr="002308A3">
        <w:rPr>
          <w:lang w:val="en-US"/>
        </w:rPr>
        <w:t>)</w:t>
      </w:r>
      <w:r w:rsidRPr="002308A3">
        <w:rPr>
          <w:lang w:val="en-US"/>
        </w:rPr>
        <w:tab/>
        <w:t>(6)</w:t>
      </w:r>
    </w:p>
    <w:p w14:paraId="7A7B1542" w14:textId="77777777" w:rsidR="00B1296F" w:rsidRPr="002308A3" w:rsidRDefault="00523B7C">
      <w:pPr>
        <w:tabs>
          <w:tab w:val="center" w:pos="3437"/>
          <w:tab w:val="right" w:pos="6909"/>
        </w:tabs>
        <w:spacing w:after="529" w:line="265" w:lineRule="auto"/>
        <w:ind w:left="0" w:right="0" w:firstLine="0"/>
        <w:jc w:val="left"/>
        <w:rPr>
          <w:lang w:val="en-US"/>
        </w:rPr>
      </w:pPr>
      <w:r w:rsidRPr="002308A3">
        <w:rPr>
          <w:rFonts w:ascii="Calibri" w:eastAsia="Calibri" w:hAnsi="Calibri" w:cs="Calibri"/>
          <w:sz w:val="22"/>
          <w:lang w:val="en-US"/>
        </w:rPr>
        <w:tab/>
      </w:r>
      <w:proofErr w:type="spellStart"/>
      <w:r w:rsidRPr="002308A3">
        <w:rPr>
          <w:i/>
          <w:lang w:val="en-US"/>
        </w:rPr>
        <w:t>vec</w:t>
      </w:r>
      <w:proofErr w:type="spellEnd"/>
      <w:r w:rsidRPr="002308A3">
        <w:rPr>
          <w:lang w:val="en-US"/>
        </w:rPr>
        <w:t>(</w:t>
      </w:r>
      <w:r>
        <w:rPr>
          <w:b/>
        </w:rPr>
        <w:t>Π</w:t>
      </w:r>
      <w:r w:rsidRPr="002308A3">
        <w:rPr>
          <w:lang w:val="en-US"/>
        </w:rPr>
        <w:t xml:space="preserve">) ∼ </w:t>
      </w:r>
      <w:r w:rsidRPr="002308A3">
        <w:rPr>
          <w:i/>
          <w:lang w:val="en-US"/>
        </w:rPr>
        <w:t>N</w:t>
      </w:r>
      <w:r w:rsidRPr="002308A3">
        <w:rPr>
          <w:i/>
          <w:vertAlign w:val="subscript"/>
          <w:lang w:val="en-US"/>
        </w:rPr>
        <w:t>mn</w:t>
      </w:r>
      <w:r w:rsidRPr="002308A3">
        <w:rPr>
          <w:sz w:val="10"/>
          <w:lang w:val="en-US"/>
        </w:rPr>
        <w:t>2</w:t>
      </w:r>
      <w:r w:rsidRPr="002308A3">
        <w:rPr>
          <w:lang w:val="en-US"/>
        </w:rPr>
        <w:t>(</w:t>
      </w:r>
      <w:proofErr w:type="spellStart"/>
      <w:proofErr w:type="gramStart"/>
      <w:r>
        <w:rPr>
          <w:rFonts w:ascii="Calibri" w:eastAsia="Calibri" w:hAnsi="Calibri" w:cs="Calibri"/>
          <w:i/>
        </w:rPr>
        <w:t>θ</w:t>
      </w:r>
      <w:r>
        <w:rPr>
          <w:b/>
          <w:vertAlign w:val="subscript"/>
        </w:rPr>
        <w:t>Π</w:t>
      </w:r>
      <w:proofErr w:type="spellEnd"/>
      <w:r w:rsidRPr="002308A3">
        <w:rPr>
          <w:i/>
          <w:lang w:val="en-US"/>
        </w:rPr>
        <w:t>,</w:t>
      </w:r>
      <w:r w:rsidRPr="002308A3">
        <w:rPr>
          <w:b/>
          <w:lang w:val="en-US"/>
        </w:rPr>
        <w:t>Ω</w:t>
      </w:r>
      <w:r>
        <w:rPr>
          <w:b/>
          <w:vertAlign w:val="subscript"/>
        </w:rPr>
        <w:t>Π</w:t>
      </w:r>
      <w:proofErr w:type="gramEnd"/>
      <w:r w:rsidRPr="002308A3">
        <w:rPr>
          <w:lang w:val="en-US"/>
        </w:rPr>
        <w:t>)</w:t>
      </w:r>
      <w:r w:rsidRPr="002308A3">
        <w:rPr>
          <w:lang w:val="en-US"/>
        </w:rPr>
        <w:tab/>
        <w:t>(7)</w:t>
      </w:r>
    </w:p>
    <w:p w14:paraId="5EEB75F8" w14:textId="50EAD8B8" w:rsidR="00B1296F" w:rsidRPr="002308A3" w:rsidRDefault="00523B7C">
      <w:pPr>
        <w:ind w:left="-5" w:right="19"/>
        <w:rPr>
          <w:lang w:val="en-US"/>
        </w:rPr>
      </w:pPr>
      <w:r w:rsidRPr="002308A3">
        <w:rPr>
          <w:lang w:val="en-US"/>
        </w:rPr>
        <w:lastRenderedPageBreak/>
        <w:t xml:space="preserve">The prior distribution of the steady state </w:t>
      </w:r>
      <w:proofErr w:type="spellStart"/>
      <w:r w:rsidRPr="002308A3">
        <w:rPr>
          <w:i/>
          <w:lang w:val="en-US"/>
        </w:rPr>
        <w:t>N</w:t>
      </w:r>
      <w:r w:rsidRPr="002308A3">
        <w:rPr>
          <w:i/>
          <w:vertAlign w:val="subscript"/>
          <w:lang w:val="en-US"/>
        </w:rPr>
        <w:t>n</w:t>
      </w:r>
      <w:proofErr w:type="spellEnd"/>
      <w:r w:rsidRPr="002308A3">
        <w:rPr>
          <w:lang w:val="en-US"/>
        </w:rPr>
        <w:t>(</w:t>
      </w:r>
      <w:proofErr w:type="gramStart"/>
      <w:r>
        <w:rPr>
          <w:rFonts w:ascii="Calibri" w:eastAsia="Calibri" w:hAnsi="Calibri" w:cs="Calibri"/>
          <w:i/>
        </w:rPr>
        <w:t>θ</w:t>
      </w:r>
      <w:r w:rsidRPr="002308A3">
        <w:rPr>
          <w:rFonts w:ascii="Calibri" w:eastAsia="Calibri" w:hAnsi="Calibri" w:cs="Calibri"/>
          <w:i/>
          <w:vertAlign w:val="subscript"/>
          <w:lang w:val="en-US"/>
        </w:rPr>
        <w:t>µ</w:t>
      </w:r>
      <w:r w:rsidRPr="002308A3">
        <w:rPr>
          <w:i/>
          <w:lang w:val="en-US"/>
        </w:rPr>
        <w:t>,</w:t>
      </w:r>
      <w:r w:rsidRPr="002308A3">
        <w:rPr>
          <w:b/>
          <w:lang w:val="en-US"/>
        </w:rPr>
        <w:t>Ω</w:t>
      </w:r>
      <w:r w:rsidRPr="002308A3">
        <w:rPr>
          <w:rFonts w:ascii="Calibri" w:eastAsia="Calibri" w:hAnsi="Calibri" w:cs="Calibri"/>
          <w:i/>
          <w:vertAlign w:val="subscript"/>
          <w:lang w:val="en-US"/>
        </w:rPr>
        <w:t>µ</w:t>
      </w:r>
      <w:proofErr w:type="gramEnd"/>
      <w:r w:rsidRPr="002308A3">
        <w:rPr>
          <w:lang w:val="en-US"/>
        </w:rPr>
        <w:t xml:space="preserve">) is specified in </w:t>
      </w:r>
      <w:r w:rsidRPr="000D3E38">
        <w:rPr>
          <w:highlight w:val="red"/>
          <w:lang w:val="en-US"/>
          <w:rPrChange w:id="30" w:author="Sofia Timoudas" w:date="2022-04-04T22:32:00Z">
            <w:rPr>
              <w:lang w:val="en-US"/>
            </w:rPr>
          </w:rPrChange>
        </w:rPr>
        <w:t>[SECTION]</w:t>
      </w:r>
      <w:r w:rsidRPr="002308A3">
        <w:rPr>
          <w:lang w:val="en-US"/>
        </w:rPr>
        <w:t xml:space="preserve">, while the distribution of the lag coefficients ∼ </w:t>
      </w:r>
      <w:r w:rsidRPr="002308A3">
        <w:rPr>
          <w:i/>
          <w:lang w:val="en-US"/>
        </w:rPr>
        <w:t>N</w:t>
      </w:r>
      <w:r w:rsidRPr="002308A3">
        <w:rPr>
          <w:i/>
          <w:vertAlign w:val="subscript"/>
          <w:lang w:val="en-US"/>
        </w:rPr>
        <w:t>mn</w:t>
      </w:r>
      <w:r w:rsidRPr="002308A3">
        <w:rPr>
          <w:sz w:val="10"/>
          <w:lang w:val="en-US"/>
        </w:rPr>
        <w:t>2</w:t>
      </w:r>
      <w:r w:rsidRPr="002308A3">
        <w:rPr>
          <w:lang w:val="en-US"/>
        </w:rPr>
        <w:t>(</w:t>
      </w:r>
      <w:proofErr w:type="spellStart"/>
      <w:r>
        <w:rPr>
          <w:rFonts w:ascii="Calibri" w:eastAsia="Calibri" w:hAnsi="Calibri" w:cs="Calibri"/>
          <w:i/>
        </w:rPr>
        <w:t>θ</w:t>
      </w:r>
      <w:r>
        <w:rPr>
          <w:b/>
          <w:vertAlign w:val="subscript"/>
        </w:rPr>
        <w:t>Π</w:t>
      </w:r>
      <w:proofErr w:type="spellEnd"/>
      <w:r w:rsidRPr="002308A3">
        <w:rPr>
          <w:i/>
          <w:lang w:val="en-US"/>
        </w:rPr>
        <w:t>,</w:t>
      </w:r>
      <w:r w:rsidRPr="002308A3">
        <w:rPr>
          <w:b/>
          <w:lang w:val="en-US"/>
        </w:rPr>
        <w:t>Ω</w:t>
      </w:r>
      <w:r>
        <w:rPr>
          <w:b/>
          <w:vertAlign w:val="subscript"/>
        </w:rPr>
        <w:t>Π</w:t>
      </w:r>
      <w:r w:rsidRPr="002308A3">
        <w:rPr>
          <w:lang w:val="en-US"/>
        </w:rPr>
        <w:t xml:space="preserve">) is specified by the Minnesota </w:t>
      </w:r>
      <w:r w:rsidR="00661C2C">
        <w:rPr>
          <w:lang w:val="en-US"/>
        </w:rPr>
        <w:t>p</w:t>
      </w:r>
      <w:r w:rsidRPr="002308A3">
        <w:rPr>
          <w:lang w:val="en-US"/>
        </w:rPr>
        <w:t>rior beliefs (</w:t>
      </w:r>
      <w:proofErr w:type="spellStart"/>
      <w:r w:rsidRPr="002308A3">
        <w:rPr>
          <w:lang w:val="en-US"/>
        </w:rPr>
        <w:t>Litterman</w:t>
      </w:r>
      <w:proofErr w:type="spellEnd"/>
      <w:r w:rsidRPr="002308A3">
        <w:rPr>
          <w:lang w:val="en-US"/>
        </w:rPr>
        <w:t>, 1986).</w:t>
      </w:r>
    </w:p>
    <w:p w14:paraId="0A1981A4" w14:textId="7BE61437" w:rsidR="00B1296F" w:rsidRPr="002308A3" w:rsidRDefault="00523B7C">
      <w:pPr>
        <w:spacing w:after="304"/>
        <w:ind w:left="-5" w:right="19"/>
        <w:rPr>
          <w:lang w:val="en-US"/>
        </w:rPr>
      </w:pPr>
      <w:r w:rsidRPr="002308A3">
        <w:rPr>
          <w:lang w:val="en-US"/>
        </w:rPr>
        <w:t xml:space="preserve">The Minnesota </w:t>
      </w:r>
      <w:r w:rsidR="00661C2C">
        <w:rPr>
          <w:lang w:val="en-US"/>
        </w:rPr>
        <w:t>p</w:t>
      </w:r>
      <w:r w:rsidRPr="002308A3">
        <w:rPr>
          <w:lang w:val="en-US"/>
        </w:rPr>
        <w:t xml:space="preserve">rior beliefs </w:t>
      </w:r>
      <w:proofErr w:type="gramStart"/>
      <w:r w:rsidRPr="002308A3">
        <w:rPr>
          <w:lang w:val="en-US"/>
        </w:rPr>
        <w:t>was</w:t>
      </w:r>
      <w:proofErr w:type="gramEnd"/>
      <w:r w:rsidRPr="002308A3">
        <w:rPr>
          <w:lang w:val="en-US"/>
        </w:rPr>
        <w:t xml:space="preserve"> introduced by Doan et al. </w:t>
      </w:r>
      <w:r w:rsidRPr="005F4E79">
        <w:rPr>
          <w:lang w:val="en-US"/>
        </w:rPr>
        <w:t xml:space="preserve">(1984) and </w:t>
      </w:r>
      <w:proofErr w:type="spellStart"/>
      <w:r w:rsidRPr="005F4E79">
        <w:rPr>
          <w:lang w:val="en-US"/>
        </w:rPr>
        <w:t>Litterman</w:t>
      </w:r>
      <w:proofErr w:type="spellEnd"/>
      <w:r w:rsidRPr="005F4E79">
        <w:rPr>
          <w:lang w:val="en-US"/>
        </w:rPr>
        <w:t xml:space="preserve"> (1986) as a way to deal with the issue of over-</w:t>
      </w:r>
      <w:proofErr w:type="spellStart"/>
      <w:r w:rsidRPr="005F4E79">
        <w:rPr>
          <w:lang w:val="en-US"/>
        </w:rPr>
        <w:t>parametrisation</w:t>
      </w:r>
      <w:proofErr w:type="spellEnd"/>
      <w:r w:rsidRPr="005F4E79">
        <w:rPr>
          <w:lang w:val="en-US"/>
        </w:rPr>
        <w:t xml:space="preserve"> in VAR-models, by imposing tightness on the parameters and thus restricting the lag-structure. </w:t>
      </w:r>
      <w:r w:rsidRPr="002308A3">
        <w:rPr>
          <w:lang w:val="en-US"/>
        </w:rPr>
        <w:t xml:space="preserve">I </w:t>
      </w:r>
      <w:commentRangeStart w:id="31"/>
      <w:r w:rsidRPr="002308A3">
        <w:rPr>
          <w:lang w:val="en-US"/>
        </w:rPr>
        <w:t>follow</w:t>
      </w:r>
      <w:commentRangeEnd w:id="31"/>
      <w:r w:rsidR="00661C2C">
        <w:rPr>
          <w:rStyle w:val="CommentReference"/>
        </w:rPr>
        <w:commentReference w:id="31"/>
      </w:r>
      <w:r w:rsidRPr="002308A3">
        <w:rPr>
          <w:lang w:val="en-US"/>
        </w:rPr>
        <w:t xml:space="preserve"> </w:t>
      </w:r>
      <w:proofErr w:type="spellStart"/>
      <w:r w:rsidRPr="002308A3">
        <w:rPr>
          <w:lang w:val="en-US"/>
        </w:rPr>
        <w:t>Villiani’s</w:t>
      </w:r>
      <w:proofErr w:type="spellEnd"/>
      <w:r w:rsidRPr="002308A3">
        <w:rPr>
          <w:lang w:val="en-US"/>
        </w:rPr>
        <w:t xml:space="preserve"> (2009) slight modification of the Minnesota prior and set the prior mean of variables in first difference to 0, and 0.9 for variables in levels. </w:t>
      </w:r>
      <w:commentRangeStart w:id="32"/>
      <w:r w:rsidRPr="002308A3">
        <w:rPr>
          <w:lang w:val="en-US"/>
        </w:rPr>
        <w:t xml:space="preserve">Villani argued that since </w:t>
      </w:r>
      <w:proofErr w:type="spellStart"/>
      <w:r w:rsidRPr="002308A3">
        <w:rPr>
          <w:lang w:val="en-US"/>
        </w:rPr>
        <w:t>Littermens</w:t>
      </w:r>
      <w:proofErr w:type="spellEnd"/>
      <w:r w:rsidRPr="002308A3">
        <w:rPr>
          <w:lang w:val="en-US"/>
        </w:rPr>
        <w:t xml:space="preserve"> usual prior mean</w:t>
      </w:r>
      <w:r w:rsidR="00C37F51">
        <w:rPr>
          <w:lang w:val="en-US"/>
        </w:rPr>
        <w:t xml:space="preserve"> or unity</w:t>
      </w:r>
      <w:r w:rsidRPr="002308A3">
        <w:rPr>
          <w:lang w:val="en-US"/>
        </w:rPr>
        <w:t xml:space="preserve"> for variables in levels is inconsistent with having a prior on the steady state.</w:t>
      </w:r>
      <w:commentRangeEnd w:id="32"/>
      <w:r w:rsidR="00F0659D">
        <w:rPr>
          <w:rStyle w:val="CommentReference"/>
        </w:rPr>
        <w:commentReference w:id="32"/>
      </w:r>
      <w:r w:rsidRPr="002308A3">
        <w:rPr>
          <w:lang w:val="en-US"/>
        </w:rPr>
        <w:t xml:space="preserve"> For the variance-covariance matrix of the coefficients </w:t>
      </w:r>
      <w:r w:rsidRPr="002308A3">
        <w:rPr>
          <w:b/>
          <w:lang w:val="en-US"/>
        </w:rPr>
        <w:t>Ω</w:t>
      </w:r>
      <w:r>
        <w:rPr>
          <w:b/>
          <w:vertAlign w:val="subscript"/>
        </w:rPr>
        <w:t>Π</w:t>
      </w:r>
      <w:r w:rsidRPr="002308A3">
        <w:rPr>
          <w:lang w:val="en-US"/>
        </w:rPr>
        <w:t xml:space="preserve">, shrinkage hyperparameters </w:t>
      </w:r>
      <w:r>
        <w:rPr>
          <w:i/>
        </w:rPr>
        <w:t>λ</w:t>
      </w:r>
      <w:proofErr w:type="gramStart"/>
      <w:r w:rsidRPr="002308A3">
        <w:rPr>
          <w:vertAlign w:val="subscript"/>
          <w:lang w:val="en-US"/>
        </w:rPr>
        <w:t>1</w:t>
      </w:r>
      <w:r w:rsidRPr="002308A3">
        <w:rPr>
          <w:i/>
          <w:lang w:val="en-US"/>
        </w:rPr>
        <w:t>,</w:t>
      </w:r>
      <w:r>
        <w:rPr>
          <w:i/>
        </w:rPr>
        <w:t>λ</w:t>
      </w:r>
      <w:proofErr w:type="gramEnd"/>
      <w:r w:rsidRPr="002308A3">
        <w:rPr>
          <w:vertAlign w:val="subscript"/>
          <w:lang w:val="en-US"/>
        </w:rPr>
        <w:t>2</w:t>
      </w:r>
      <w:r w:rsidRPr="002308A3">
        <w:rPr>
          <w:i/>
          <w:lang w:val="en-US"/>
        </w:rPr>
        <w:t>,</w:t>
      </w:r>
      <w:r>
        <w:rPr>
          <w:i/>
        </w:rPr>
        <w:t>λ</w:t>
      </w:r>
      <w:r w:rsidRPr="002308A3">
        <w:rPr>
          <w:vertAlign w:val="subscript"/>
          <w:lang w:val="en-US"/>
        </w:rPr>
        <w:t xml:space="preserve">3 </w:t>
      </w:r>
      <w:r w:rsidR="00F0659D">
        <w:rPr>
          <w:lang w:val="en-US"/>
        </w:rPr>
        <w:t>are</w:t>
      </w:r>
      <w:r w:rsidRPr="002308A3">
        <w:rPr>
          <w:lang w:val="en-US"/>
        </w:rPr>
        <w:t xml:space="preserve"> used to form the tightness on the lag structure. It’s specified as:</w:t>
      </w:r>
    </w:p>
    <w:p w14:paraId="0F8F1C31" w14:textId="77777777" w:rsidR="00B1296F" w:rsidRPr="002308A3" w:rsidRDefault="00523B7C">
      <w:pPr>
        <w:spacing w:after="3" w:line="265" w:lineRule="auto"/>
        <w:ind w:left="754" w:right="0"/>
        <w:jc w:val="center"/>
        <w:rPr>
          <w:lang w:val="en-US"/>
        </w:rPr>
      </w:pPr>
      <w:r>
        <w:rPr>
          <w:noProof/>
        </w:rPr>
        <w:drawing>
          <wp:anchor distT="0" distB="0" distL="114300" distR="114300" simplePos="0" relativeHeight="251658240" behindDoc="0" locked="0" layoutInCell="1" allowOverlap="0" wp14:anchorId="0BD95CD9" wp14:editId="2CCBA3A3">
            <wp:simplePos x="0" y="0"/>
            <wp:positionH relativeFrom="column">
              <wp:posOffset>472417</wp:posOffset>
            </wp:positionH>
            <wp:positionV relativeFrom="paragraph">
              <wp:posOffset>-111594</wp:posOffset>
            </wp:positionV>
            <wp:extent cx="1210056" cy="460248"/>
            <wp:effectExtent l="0" t="0" r="0" b="0"/>
            <wp:wrapSquare wrapText="bothSides"/>
            <wp:docPr id="14556" name="Picture 14556"/>
            <wp:cNvGraphicFramePr/>
            <a:graphic xmlns:a="http://schemas.openxmlformats.org/drawingml/2006/main">
              <a:graphicData uri="http://schemas.openxmlformats.org/drawingml/2006/picture">
                <pic:pic xmlns:pic="http://schemas.openxmlformats.org/drawingml/2006/picture">
                  <pic:nvPicPr>
                    <pic:cNvPr id="14556" name="Picture 14556"/>
                    <pic:cNvPicPr/>
                  </pic:nvPicPr>
                  <pic:blipFill>
                    <a:blip r:embed="rId23"/>
                    <a:stretch>
                      <a:fillRect/>
                    </a:stretch>
                  </pic:blipFill>
                  <pic:spPr>
                    <a:xfrm>
                      <a:off x="0" y="0"/>
                      <a:ext cx="1210056" cy="460248"/>
                    </a:xfrm>
                    <a:prstGeom prst="rect">
                      <a:avLst/>
                    </a:prstGeom>
                  </pic:spPr>
                </pic:pic>
              </a:graphicData>
            </a:graphic>
          </wp:anchor>
        </w:drawing>
      </w:r>
      <w:r w:rsidRPr="002308A3">
        <w:rPr>
          <w:lang w:val="en-US"/>
        </w:rPr>
        <w:t>for own lags</w:t>
      </w:r>
    </w:p>
    <w:p w14:paraId="00392C57" w14:textId="77777777" w:rsidR="00B1296F" w:rsidRPr="002308A3" w:rsidRDefault="00523B7C">
      <w:pPr>
        <w:spacing w:after="3" w:line="265" w:lineRule="auto"/>
        <w:ind w:left="754" w:right="19"/>
        <w:jc w:val="right"/>
        <w:rPr>
          <w:lang w:val="en-US"/>
        </w:rPr>
      </w:pPr>
      <w:r w:rsidRPr="002308A3">
        <w:rPr>
          <w:lang w:val="en-US"/>
        </w:rPr>
        <w:t>(8)</w:t>
      </w:r>
    </w:p>
    <w:p w14:paraId="2C66C359" w14:textId="77777777" w:rsidR="00B1296F" w:rsidRPr="002308A3" w:rsidRDefault="00523B7C">
      <w:pPr>
        <w:spacing w:after="447"/>
        <w:ind w:left="754" w:right="19"/>
        <w:rPr>
          <w:lang w:val="en-US"/>
        </w:rPr>
      </w:pPr>
      <w:r w:rsidRPr="002308A3">
        <w:rPr>
          <w:lang w:val="en-US"/>
        </w:rPr>
        <w:t xml:space="preserve">for lags of variable </w:t>
      </w:r>
      <w:r w:rsidRPr="002308A3">
        <w:rPr>
          <w:i/>
          <w:lang w:val="en-US"/>
        </w:rPr>
        <w:t xml:space="preserve">q </w:t>
      </w:r>
      <w:r w:rsidRPr="002308A3">
        <w:rPr>
          <w:lang w:val="en-US"/>
        </w:rPr>
        <w:t xml:space="preserve">in equation </w:t>
      </w:r>
      <w:r w:rsidRPr="002308A3">
        <w:rPr>
          <w:i/>
          <w:lang w:val="en-US"/>
        </w:rPr>
        <w:t>r</w:t>
      </w:r>
    </w:p>
    <w:p w14:paraId="7D60FA95" w14:textId="44A275BF" w:rsidR="00B1296F" w:rsidRPr="002308A3" w:rsidRDefault="00F0659D">
      <w:pPr>
        <w:spacing w:after="0"/>
        <w:ind w:left="-5" w:right="19"/>
        <w:rPr>
          <w:lang w:val="en-US"/>
        </w:rPr>
      </w:pPr>
      <w:r>
        <w:rPr>
          <w:lang w:val="en-US"/>
        </w:rPr>
        <w:t>w</w:t>
      </w:r>
      <w:r w:rsidR="00523B7C" w:rsidRPr="002308A3">
        <w:rPr>
          <w:lang w:val="en-US"/>
        </w:rPr>
        <w:t xml:space="preserve">here the number of lags is denoted by </w:t>
      </w:r>
      <w:r w:rsidR="00523B7C" w:rsidRPr="002308A3">
        <w:rPr>
          <w:i/>
          <w:lang w:val="en-US"/>
        </w:rPr>
        <w:t>m</w:t>
      </w:r>
      <w:r w:rsidR="00523B7C" w:rsidRPr="002308A3">
        <w:rPr>
          <w:lang w:val="en-US"/>
        </w:rPr>
        <w:t xml:space="preserve">. The hyperparameters impose tightness according to Table 5. </w:t>
      </w:r>
      <w:r w:rsidR="00523B7C">
        <w:rPr>
          <w:noProof/>
        </w:rPr>
        <w:drawing>
          <wp:inline distT="0" distB="0" distL="0" distR="0" wp14:anchorId="1B515D8A" wp14:editId="1B7E28E3">
            <wp:extent cx="121920" cy="158496"/>
            <wp:effectExtent l="0" t="0" r="0" b="0"/>
            <wp:docPr id="14557" name="Picture 14557"/>
            <wp:cNvGraphicFramePr/>
            <a:graphic xmlns:a="http://schemas.openxmlformats.org/drawingml/2006/main">
              <a:graphicData uri="http://schemas.openxmlformats.org/drawingml/2006/picture">
                <pic:pic xmlns:pic="http://schemas.openxmlformats.org/drawingml/2006/picture">
                  <pic:nvPicPr>
                    <pic:cNvPr id="14557" name="Picture 14557"/>
                    <pic:cNvPicPr/>
                  </pic:nvPicPr>
                  <pic:blipFill>
                    <a:blip r:embed="rId24"/>
                    <a:stretch>
                      <a:fillRect/>
                    </a:stretch>
                  </pic:blipFill>
                  <pic:spPr>
                    <a:xfrm>
                      <a:off x="0" y="0"/>
                      <a:ext cx="121920" cy="158496"/>
                    </a:xfrm>
                    <a:prstGeom prst="rect">
                      <a:avLst/>
                    </a:prstGeom>
                  </pic:spPr>
                </pic:pic>
              </a:graphicData>
            </a:graphic>
          </wp:inline>
        </w:drawing>
      </w:r>
      <w:r w:rsidR="00523B7C" w:rsidRPr="002308A3">
        <w:rPr>
          <w:lang w:val="en-US"/>
        </w:rPr>
        <w:t xml:space="preserve"> is the variance of the residuals from as univariate</w:t>
      </w:r>
    </w:p>
    <w:p w14:paraId="0C7A18C6" w14:textId="77777777" w:rsidR="00B1296F" w:rsidRPr="002308A3" w:rsidRDefault="00523B7C">
      <w:pPr>
        <w:spacing w:after="0" w:line="262" w:lineRule="auto"/>
        <w:ind w:left="-5" w:right="19"/>
        <w:rPr>
          <w:lang w:val="en-US"/>
        </w:rPr>
      </w:pPr>
      <w:r w:rsidRPr="002308A3">
        <w:rPr>
          <w:lang w:val="en-US"/>
        </w:rPr>
        <w:t xml:space="preserve">AR(m) estimation of for variable </w:t>
      </w:r>
      <w:r>
        <w:rPr>
          <w:noProof/>
        </w:rPr>
        <w:drawing>
          <wp:inline distT="0" distB="0" distL="0" distR="0" wp14:anchorId="51F35751" wp14:editId="7F69A9DF">
            <wp:extent cx="326136" cy="231648"/>
            <wp:effectExtent l="0" t="0" r="0" b="0"/>
            <wp:docPr id="14558" name="Picture 14558"/>
            <wp:cNvGraphicFramePr/>
            <a:graphic xmlns:a="http://schemas.openxmlformats.org/drawingml/2006/main">
              <a:graphicData uri="http://schemas.openxmlformats.org/drawingml/2006/picture">
                <pic:pic xmlns:pic="http://schemas.openxmlformats.org/drawingml/2006/picture">
                  <pic:nvPicPr>
                    <pic:cNvPr id="14558" name="Picture 14558"/>
                    <pic:cNvPicPr/>
                  </pic:nvPicPr>
                  <pic:blipFill>
                    <a:blip r:embed="rId25"/>
                    <a:stretch>
                      <a:fillRect/>
                    </a:stretch>
                  </pic:blipFill>
                  <pic:spPr>
                    <a:xfrm>
                      <a:off x="0" y="0"/>
                      <a:ext cx="326136" cy="231648"/>
                    </a:xfrm>
                    <a:prstGeom prst="rect">
                      <a:avLst/>
                    </a:prstGeom>
                  </pic:spPr>
                </pic:pic>
              </a:graphicData>
            </a:graphic>
          </wp:inline>
        </w:drawing>
      </w:r>
      <w:r w:rsidRPr="002308A3">
        <w:rPr>
          <w:lang w:val="en-US"/>
        </w:rPr>
        <w:t xml:space="preserve"> controls for differences in scale and units of measurement for the variables. The hyperparameters follow the standard practice of the Minnesota prior (Litterman, 1896).</w:t>
      </w:r>
    </w:p>
    <w:p w14:paraId="4315141C" w14:textId="77777777" w:rsidR="00B1296F" w:rsidRDefault="00523B7C">
      <w:pPr>
        <w:spacing w:after="252" w:line="259" w:lineRule="auto"/>
        <w:ind w:left="1205" w:right="0" w:firstLine="0"/>
        <w:jc w:val="left"/>
      </w:pPr>
      <w:r>
        <w:rPr>
          <w:rFonts w:ascii="Calibri" w:eastAsia="Calibri" w:hAnsi="Calibri" w:cs="Calibri"/>
          <w:noProof/>
          <w:sz w:val="22"/>
        </w:rPr>
        <mc:AlternateContent>
          <mc:Choice Requires="wpg">
            <w:drawing>
              <wp:inline distT="0" distB="0" distL="0" distR="0" wp14:anchorId="13A6BBFD" wp14:editId="7E8682A4">
                <wp:extent cx="2835072" cy="5055"/>
                <wp:effectExtent l="0" t="0" r="0" b="0"/>
                <wp:docPr id="13539" name="Group 13539"/>
                <wp:cNvGraphicFramePr/>
                <a:graphic xmlns:a="http://schemas.openxmlformats.org/drawingml/2006/main">
                  <a:graphicData uri="http://schemas.microsoft.com/office/word/2010/wordprocessingGroup">
                    <wpg:wgp>
                      <wpg:cNvGrpSpPr/>
                      <wpg:grpSpPr>
                        <a:xfrm>
                          <a:off x="0" y="0"/>
                          <a:ext cx="2835072" cy="5055"/>
                          <a:chOff x="0" y="0"/>
                          <a:chExt cx="2835072" cy="5055"/>
                        </a:xfrm>
                      </wpg:grpSpPr>
                      <wps:wsp>
                        <wps:cNvPr id="686" name="Shape 686"/>
                        <wps:cNvSpPr/>
                        <wps:spPr>
                          <a:xfrm>
                            <a:off x="0" y="0"/>
                            <a:ext cx="2835072" cy="0"/>
                          </a:xfrm>
                          <a:custGeom>
                            <a:avLst/>
                            <a:gdLst/>
                            <a:ahLst/>
                            <a:cxnLst/>
                            <a:rect l="0" t="0" r="0" b="0"/>
                            <a:pathLst>
                              <a:path w="2835072">
                                <a:moveTo>
                                  <a:pt x="0" y="0"/>
                                </a:moveTo>
                                <a:lnTo>
                                  <a:pt x="28350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39" style="width:223.234pt;height:0.398pt;mso-position-horizontal-relative:char;mso-position-vertical-relative:line" coordsize="28350,50">
                <v:shape id="Shape 686" style="position:absolute;width:28350;height:0;left:0;top:0;" coordsize="2835072,0" path="m0,0l2835072,0">
                  <v:stroke weight="0.398pt" endcap="flat" joinstyle="miter" miterlimit="10" on="true" color="#000000"/>
                  <v:fill on="false" color="#000000" opacity="0"/>
                </v:shape>
              </v:group>
            </w:pict>
          </mc:Fallback>
        </mc:AlternateContent>
      </w:r>
    </w:p>
    <w:p w14:paraId="1AB14825" w14:textId="77777777" w:rsidR="00B1296F" w:rsidRDefault="00523B7C">
      <w:pPr>
        <w:tabs>
          <w:tab w:val="center" w:pos="1983"/>
          <w:tab w:val="center" w:pos="3341"/>
          <w:tab w:val="center" w:pos="5325"/>
        </w:tabs>
        <w:spacing w:after="0" w:line="259" w:lineRule="auto"/>
        <w:ind w:left="0" w:right="0" w:firstLine="0"/>
        <w:jc w:val="left"/>
      </w:pPr>
      <w:r>
        <w:rPr>
          <w:rFonts w:ascii="Calibri" w:eastAsia="Calibri" w:hAnsi="Calibri" w:cs="Calibri"/>
          <w:sz w:val="22"/>
        </w:rPr>
        <w:tab/>
      </w:r>
      <w:r>
        <w:rPr>
          <w:sz w:val="18"/>
        </w:rPr>
        <w:t>Hyperparameter</w:t>
      </w:r>
      <w:r>
        <w:rPr>
          <w:sz w:val="18"/>
        </w:rPr>
        <w:tab/>
      </w:r>
      <w:proofErr w:type="spellStart"/>
      <w:r>
        <w:rPr>
          <w:sz w:val="18"/>
        </w:rPr>
        <w:t>Description</w:t>
      </w:r>
      <w:proofErr w:type="spellEnd"/>
      <w:r>
        <w:rPr>
          <w:sz w:val="18"/>
        </w:rPr>
        <w:tab/>
      </w:r>
      <w:proofErr w:type="spellStart"/>
      <w:r>
        <w:rPr>
          <w:sz w:val="18"/>
        </w:rPr>
        <w:t>Value</w:t>
      </w:r>
      <w:proofErr w:type="spellEnd"/>
    </w:p>
    <w:tbl>
      <w:tblPr>
        <w:tblStyle w:val="TableGrid"/>
        <w:tblW w:w="4465" w:type="dxa"/>
        <w:tblInd w:w="1205" w:type="dxa"/>
        <w:tblCellMar>
          <w:top w:w="26" w:type="dxa"/>
          <w:bottom w:w="31" w:type="dxa"/>
          <w:right w:w="115" w:type="dxa"/>
        </w:tblCellMar>
        <w:tblLook w:val="04A0" w:firstRow="1" w:lastRow="0" w:firstColumn="1" w:lastColumn="0" w:noHBand="0" w:noVBand="1"/>
      </w:tblPr>
      <w:tblGrid>
        <w:gridCol w:w="1676"/>
        <w:gridCol w:w="2219"/>
        <w:gridCol w:w="570"/>
      </w:tblGrid>
      <w:tr w:rsidR="00B1296F" w14:paraId="542F8067" w14:textId="77777777">
        <w:trPr>
          <w:trHeight w:val="446"/>
        </w:trPr>
        <w:tc>
          <w:tcPr>
            <w:tcW w:w="1676" w:type="dxa"/>
            <w:tcBorders>
              <w:top w:val="single" w:sz="3" w:space="0" w:color="000000"/>
              <w:left w:val="nil"/>
              <w:bottom w:val="nil"/>
              <w:right w:val="nil"/>
            </w:tcBorders>
            <w:vAlign w:val="bottom"/>
          </w:tcPr>
          <w:p w14:paraId="1E298258" w14:textId="77777777" w:rsidR="00B1296F" w:rsidRDefault="00523B7C">
            <w:pPr>
              <w:spacing w:after="0" w:line="259" w:lineRule="auto"/>
              <w:ind w:left="0" w:right="14" w:firstLine="0"/>
              <w:jc w:val="center"/>
            </w:pPr>
            <w:r>
              <w:rPr>
                <w:i/>
                <w:sz w:val="18"/>
              </w:rPr>
              <w:t>λ</w:t>
            </w:r>
            <w:r>
              <w:rPr>
                <w:sz w:val="18"/>
                <w:vertAlign w:val="subscript"/>
              </w:rPr>
              <w:t>1</w:t>
            </w:r>
          </w:p>
        </w:tc>
        <w:tc>
          <w:tcPr>
            <w:tcW w:w="2219" w:type="dxa"/>
            <w:tcBorders>
              <w:top w:val="single" w:sz="3" w:space="0" w:color="000000"/>
              <w:left w:val="nil"/>
              <w:bottom w:val="nil"/>
              <w:right w:val="nil"/>
            </w:tcBorders>
            <w:vAlign w:val="bottom"/>
          </w:tcPr>
          <w:p w14:paraId="397A27B6" w14:textId="77777777" w:rsidR="00B1296F" w:rsidRDefault="00523B7C">
            <w:pPr>
              <w:spacing w:after="0" w:line="259" w:lineRule="auto"/>
              <w:ind w:left="0" w:right="0" w:firstLine="0"/>
              <w:jc w:val="left"/>
            </w:pPr>
            <w:r>
              <w:rPr>
                <w:sz w:val="18"/>
              </w:rPr>
              <w:t xml:space="preserve">Overall </w:t>
            </w:r>
            <w:proofErr w:type="spellStart"/>
            <w:r>
              <w:rPr>
                <w:sz w:val="18"/>
              </w:rPr>
              <w:t>Shrinkage</w:t>
            </w:r>
            <w:proofErr w:type="spellEnd"/>
          </w:p>
        </w:tc>
        <w:tc>
          <w:tcPr>
            <w:tcW w:w="570" w:type="dxa"/>
            <w:tcBorders>
              <w:top w:val="single" w:sz="3" w:space="0" w:color="000000"/>
              <w:left w:val="nil"/>
              <w:bottom w:val="nil"/>
              <w:right w:val="nil"/>
            </w:tcBorders>
            <w:vAlign w:val="bottom"/>
          </w:tcPr>
          <w:p w14:paraId="1E523E5F" w14:textId="77777777" w:rsidR="00B1296F" w:rsidRDefault="00523B7C">
            <w:pPr>
              <w:spacing w:after="0" w:line="259" w:lineRule="auto"/>
              <w:ind w:left="108" w:right="0" w:firstLine="0"/>
              <w:jc w:val="left"/>
            </w:pPr>
            <w:r>
              <w:rPr>
                <w:sz w:val="18"/>
              </w:rPr>
              <w:t>0.2</w:t>
            </w:r>
          </w:p>
        </w:tc>
      </w:tr>
      <w:tr w:rsidR="00B1296F" w14:paraId="03015D8B" w14:textId="77777777">
        <w:trPr>
          <w:trHeight w:val="219"/>
        </w:trPr>
        <w:tc>
          <w:tcPr>
            <w:tcW w:w="1676" w:type="dxa"/>
            <w:tcBorders>
              <w:top w:val="nil"/>
              <w:left w:val="nil"/>
              <w:bottom w:val="nil"/>
              <w:right w:val="nil"/>
            </w:tcBorders>
          </w:tcPr>
          <w:p w14:paraId="3D5DCA9B" w14:textId="77777777" w:rsidR="00B1296F" w:rsidRDefault="00523B7C">
            <w:pPr>
              <w:spacing w:after="0" w:line="259" w:lineRule="auto"/>
              <w:ind w:left="0" w:right="14" w:firstLine="0"/>
              <w:jc w:val="center"/>
            </w:pPr>
            <w:r>
              <w:rPr>
                <w:i/>
                <w:sz w:val="18"/>
              </w:rPr>
              <w:t>λ</w:t>
            </w:r>
            <w:r>
              <w:rPr>
                <w:sz w:val="18"/>
                <w:vertAlign w:val="subscript"/>
              </w:rPr>
              <w:t>2</w:t>
            </w:r>
          </w:p>
        </w:tc>
        <w:tc>
          <w:tcPr>
            <w:tcW w:w="2219" w:type="dxa"/>
            <w:tcBorders>
              <w:top w:val="nil"/>
              <w:left w:val="nil"/>
              <w:bottom w:val="nil"/>
              <w:right w:val="nil"/>
            </w:tcBorders>
          </w:tcPr>
          <w:p w14:paraId="52327852" w14:textId="77777777" w:rsidR="00B1296F" w:rsidRDefault="00523B7C">
            <w:pPr>
              <w:spacing w:after="0" w:line="259" w:lineRule="auto"/>
              <w:ind w:left="0" w:right="0" w:firstLine="0"/>
              <w:jc w:val="left"/>
            </w:pPr>
            <w:r>
              <w:rPr>
                <w:sz w:val="18"/>
              </w:rPr>
              <w:t>Cross-</w:t>
            </w:r>
            <w:proofErr w:type="spellStart"/>
            <w:r>
              <w:rPr>
                <w:sz w:val="18"/>
              </w:rPr>
              <w:t>variable</w:t>
            </w:r>
            <w:proofErr w:type="spellEnd"/>
            <w:r>
              <w:rPr>
                <w:sz w:val="18"/>
              </w:rPr>
              <w:t xml:space="preserve"> </w:t>
            </w:r>
            <w:proofErr w:type="spellStart"/>
            <w:r>
              <w:rPr>
                <w:sz w:val="18"/>
              </w:rPr>
              <w:t>Shrinkage</w:t>
            </w:r>
            <w:proofErr w:type="spellEnd"/>
          </w:p>
        </w:tc>
        <w:tc>
          <w:tcPr>
            <w:tcW w:w="570" w:type="dxa"/>
            <w:tcBorders>
              <w:top w:val="nil"/>
              <w:left w:val="nil"/>
              <w:bottom w:val="nil"/>
              <w:right w:val="nil"/>
            </w:tcBorders>
          </w:tcPr>
          <w:p w14:paraId="753EBDB9" w14:textId="77777777" w:rsidR="00B1296F" w:rsidRDefault="00523B7C">
            <w:pPr>
              <w:spacing w:after="0" w:line="259" w:lineRule="auto"/>
              <w:ind w:left="108" w:right="0" w:firstLine="0"/>
              <w:jc w:val="left"/>
            </w:pPr>
            <w:r>
              <w:rPr>
                <w:sz w:val="18"/>
              </w:rPr>
              <w:t>0.5</w:t>
            </w:r>
          </w:p>
        </w:tc>
      </w:tr>
      <w:tr w:rsidR="00B1296F" w14:paraId="57E24F23" w14:textId="77777777">
        <w:trPr>
          <w:trHeight w:val="220"/>
        </w:trPr>
        <w:tc>
          <w:tcPr>
            <w:tcW w:w="1676" w:type="dxa"/>
            <w:tcBorders>
              <w:top w:val="nil"/>
              <w:left w:val="nil"/>
              <w:bottom w:val="single" w:sz="3" w:space="0" w:color="000000"/>
              <w:right w:val="nil"/>
            </w:tcBorders>
          </w:tcPr>
          <w:p w14:paraId="666E505F" w14:textId="77777777" w:rsidR="00B1296F" w:rsidRDefault="00523B7C">
            <w:pPr>
              <w:spacing w:after="0" w:line="259" w:lineRule="auto"/>
              <w:ind w:left="0" w:right="14" w:firstLine="0"/>
              <w:jc w:val="center"/>
            </w:pPr>
            <w:r>
              <w:rPr>
                <w:i/>
                <w:sz w:val="18"/>
              </w:rPr>
              <w:t>λ</w:t>
            </w:r>
            <w:r>
              <w:rPr>
                <w:sz w:val="18"/>
                <w:vertAlign w:val="subscript"/>
              </w:rPr>
              <w:t>3</w:t>
            </w:r>
          </w:p>
        </w:tc>
        <w:tc>
          <w:tcPr>
            <w:tcW w:w="2219" w:type="dxa"/>
            <w:tcBorders>
              <w:top w:val="nil"/>
              <w:left w:val="nil"/>
              <w:bottom w:val="single" w:sz="3" w:space="0" w:color="000000"/>
              <w:right w:val="nil"/>
            </w:tcBorders>
          </w:tcPr>
          <w:p w14:paraId="310E332B" w14:textId="77777777" w:rsidR="00B1296F" w:rsidRDefault="00523B7C">
            <w:pPr>
              <w:spacing w:after="0" w:line="259" w:lineRule="auto"/>
              <w:ind w:left="0" w:right="0" w:firstLine="0"/>
              <w:jc w:val="left"/>
            </w:pPr>
            <w:r>
              <w:rPr>
                <w:sz w:val="18"/>
              </w:rPr>
              <w:t>Lag-</w:t>
            </w:r>
            <w:proofErr w:type="spellStart"/>
            <w:r>
              <w:rPr>
                <w:sz w:val="18"/>
              </w:rPr>
              <w:t>decay</w:t>
            </w:r>
            <w:proofErr w:type="spellEnd"/>
          </w:p>
        </w:tc>
        <w:tc>
          <w:tcPr>
            <w:tcW w:w="570" w:type="dxa"/>
            <w:tcBorders>
              <w:top w:val="nil"/>
              <w:left w:val="nil"/>
              <w:bottom w:val="single" w:sz="3" w:space="0" w:color="000000"/>
              <w:right w:val="nil"/>
            </w:tcBorders>
          </w:tcPr>
          <w:p w14:paraId="08CDBD42" w14:textId="77777777" w:rsidR="00B1296F" w:rsidRDefault="00523B7C">
            <w:pPr>
              <w:spacing w:after="0" w:line="259" w:lineRule="auto"/>
              <w:ind w:left="179" w:right="0" w:firstLine="0"/>
              <w:jc w:val="left"/>
            </w:pPr>
            <w:r>
              <w:rPr>
                <w:sz w:val="18"/>
              </w:rPr>
              <w:t>1</w:t>
            </w:r>
          </w:p>
        </w:tc>
      </w:tr>
    </w:tbl>
    <w:p w14:paraId="2002DA78" w14:textId="77777777" w:rsidR="00B1296F" w:rsidRDefault="00523B7C">
      <w:pPr>
        <w:spacing w:after="287" w:line="265" w:lineRule="auto"/>
        <w:ind w:left="754" w:right="778"/>
        <w:jc w:val="center"/>
      </w:pPr>
      <w:r>
        <w:t>Table 5: Minnesota hyperparameters</w:t>
      </w:r>
    </w:p>
    <w:p w14:paraId="2883DE86" w14:textId="77777777" w:rsidR="00B1296F" w:rsidRPr="002308A3" w:rsidRDefault="00523B7C">
      <w:pPr>
        <w:spacing w:after="0"/>
        <w:ind w:left="-5" w:right="19"/>
        <w:rPr>
          <w:lang w:val="en-US"/>
        </w:rPr>
      </w:pPr>
      <w:r w:rsidRPr="002308A3">
        <w:rPr>
          <w:lang w:val="en-US"/>
        </w:rPr>
        <w:t>Villani (2009) states that the steady-state BVAR-model is untraceable, but that the distribution of each set of model parameters given the other parameters is traceable, and that a Gibbs sampler can be used to draw from the joint posterior.</w:t>
      </w:r>
    </w:p>
    <w:p w14:paraId="65FC859B" w14:textId="446587D6" w:rsidR="00B1296F" w:rsidRPr="002308A3" w:rsidRDefault="00523B7C">
      <w:pPr>
        <w:spacing w:after="676"/>
        <w:ind w:left="-5" w:right="19"/>
        <w:rPr>
          <w:lang w:val="en-US"/>
        </w:rPr>
      </w:pPr>
      <w:r w:rsidRPr="002308A3">
        <w:rPr>
          <w:lang w:val="en-US"/>
        </w:rPr>
        <w:t xml:space="preserve">In this study, I </w:t>
      </w:r>
      <w:r w:rsidR="00F0659D">
        <w:rPr>
          <w:lang w:val="en-US"/>
        </w:rPr>
        <w:t xml:space="preserve">have </w:t>
      </w:r>
      <w:r w:rsidRPr="002308A3">
        <w:rPr>
          <w:lang w:val="en-US"/>
        </w:rPr>
        <w:t>use</w:t>
      </w:r>
      <w:r w:rsidR="00F0659D">
        <w:rPr>
          <w:lang w:val="en-US"/>
        </w:rPr>
        <w:t>d</w:t>
      </w:r>
      <w:r w:rsidRPr="002308A3">
        <w:rPr>
          <w:lang w:val="en-US"/>
        </w:rPr>
        <w:t xml:space="preserve"> 10</w:t>
      </w:r>
      <w:r w:rsidR="00F0659D">
        <w:rPr>
          <w:lang w:val="en-US"/>
        </w:rPr>
        <w:t>,</w:t>
      </w:r>
      <w:r w:rsidRPr="002308A3">
        <w:rPr>
          <w:lang w:val="en-US"/>
        </w:rPr>
        <w:t>000 draws using a Gibbs sampler.</w:t>
      </w:r>
    </w:p>
    <w:p w14:paraId="239E7DBA" w14:textId="77777777" w:rsidR="00B1296F" w:rsidRPr="002308A3" w:rsidRDefault="00523B7C">
      <w:pPr>
        <w:pStyle w:val="Heading1"/>
        <w:tabs>
          <w:tab w:val="center" w:pos="1003"/>
        </w:tabs>
        <w:ind w:left="-15" w:firstLine="0"/>
        <w:rPr>
          <w:lang w:val="en-US"/>
        </w:rPr>
      </w:pPr>
      <w:r w:rsidRPr="002308A3">
        <w:rPr>
          <w:lang w:val="en-US"/>
        </w:rPr>
        <w:lastRenderedPageBreak/>
        <w:t>7</w:t>
      </w:r>
      <w:r w:rsidRPr="002308A3">
        <w:rPr>
          <w:lang w:val="en-US"/>
        </w:rPr>
        <w:tab/>
        <w:t>Results</w:t>
      </w:r>
    </w:p>
    <w:p w14:paraId="124A0A10" w14:textId="278BEC4A" w:rsidR="00B1296F" w:rsidRPr="002308A3" w:rsidRDefault="00523B7C">
      <w:pPr>
        <w:ind w:left="-5" w:right="19"/>
        <w:rPr>
          <w:lang w:val="en-US"/>
        </w:rPr>
      </w:pPr>
      <w:r w:rsidRPr="002308A3">
        <w:rPr>
          <w:lang w:val="en-US"/>
        </w:rPr>
        <w:t xml:space="preserve">In this section results from the impulse response functions (IRF) will be presented and the historical decomposition for the structural shocks. Since the </w:t>
      </w:r>
      <w:r w:rsidR="00F0659D">
        <w:rPr>
          <w:lang w:val="en-US"/>
        </w:rPr>
        <w:t>topic</w:t>
      </w:r>
      <w:r w:rsidRPr="002308A3">
        <w:rPr>
          <w:lang w:val="en-US"/>
        </w:rPr>
        <w:t xml:space="preserve"> of this thesis is the effect of financial stress on the Swedish economy, only IRF</w:t>
      </w:r>
      <w:r w:rsidR="00F0659D">
        <w:rPr>
          <w:lang w:val="en-US"/>
        </w:rPr>
        <w:t>’</w:t>
      </w:r>
      <w:r w:rsidRPr="002308A3">
        <w:rPr>
          <w:lang w:val="en-US"/>
        </w:rPr>
        <w:t>s regarding a shock to SFSI will be presented in this section. All IRF</w:t>
      </w:r>
      <w:r w:rsidR="00F0659D">
        <w:rPr>
          <w:lang w:val="en-US"/>
        </w:rPr>
        <w:t>’</w:t>
      </w:r>
      <w:r w:rsidRPr="002308A3">
        <w:rPr>
          <w:lang w:val="en-US"/>
        </w:rPr>
        <w:t>s can be found in the Appendix in Figure 15.</w:t>
      </w:r>
    </w:p>
    <w:p w14:paraId="3D70B1D9" w14:textId="3DF4ACCC" w:rsidR="00B1296F" w:rsidRPr="002308A3" w:rsidRDefault="00523B7C">
      <w:pPr>
        <w:ind w:left="-5" w:right="19"/>
        <w:rPr>
          <w:lang w:val="en-US"/>
        </w:rPr>
      </w:pPr>
      <w:r w:rsidRPr="002308A3">
        <w:rPr>
          <w:lang w:val="en-US"/>
        </w:rPr>
        <w:t>The impulse response functions from a one standard deviation unit shock to the SFSI index are given in 3. We find that a shock the the SFSI has a significant effect on Swedish GDP growth, with a maximum effect of w</w:t>
      </w:r>
      <w:r w:rsidR="00747FD8">
        <w:rPr>
          <w:lang w:val="en-US"/>
        </w:rPr>
        <w:t>h</w:t>
      </w:r>
      <w:r w:rsidRPr="002308A3">
        <w:rPr>
          <w:lang w:val="en-US"/>
        </w:rPr>
        <w:t xml:space="preserve">ere growth is reduced with 0.41 percentage points. The effect of the shock goes to zero after five quarters. The other economic variables show no significant effect over the horizon. Inflation rate is reduced with a maximum effect of 0.12 percentage point </w:t>
      </w:r>
      <w:proofErr w:type="gramStart"/>
      <w:r w:rsidRPr="002308A3">
        <w:rPr>
          <w:lang w:val="en-US"/>
        </w:rPr>
        <w:t>were</w:t>
      </w:r>
      <w:proofErr w:type="gramEnd"/>
      <w:r w:rsidRPr="002308A3">
        <w:rPr>
          <w:lang w:val="en-US"/>
        </w:rPr>
        <w:t xml:space="preserve"> the effect disappears after 10 quarters. Since the 3-month interest rate is in first difference the effect is interpreted as the rate of change</w:t>
      </w:r>
    </w:p>
    <w:p w14:paraId="2763A7DA" w14:textId="77777777" w:rsidR="00B1296F" w:rsidRDefault="00523B7C">
      <w:pPr>
        <w:spacing w:after="228" w:line="259" w:lineRule="auto"/>
        <w:ind w:left="36" w:right="0" w:firstLine="0"/>
        <w:jc w:val="left"/>
      </w:pPr>
      <w:r>
        <w:rPr>
          <w:noProof/>
        </w:rPr>
        <w:drawing>
          <wp:inline distT="0" distB="0" distL="0" distR="0" wp14:anchorId="094ED474" wp14:editId="303917D2">
            <wp:extent cx="4320197" cy="304389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6"/>
                    <a:stretch>
                      <a:fillRect/>
                    </a:stretch>
                  </pic:blipFill>
                  <pic:spPr>
                    <a:xfrm>
                      <a:off x="0" y="0"/>
                      <a:ext cx="4320197" cy="3043890"/>
                    </a:xfrm>
                    <a:prstGeom prst="rect">
                      <a:avLst/>
                    </a:prstGeom>
                  </pic:spPr>
                </pic:pic>
              </a:graphicData>
            </a:graphic>
          </wp:inline>
        </w:drawing>
      </w:r>
    </w:p>
    <w:p w14:paraId="352B1DC1" w14:textId="77777777" w:rsidR="00B1296F" w:rsidRPr="002308A3" w:rsidRDefault="00523B7C">
      <w:pPr>
        <w:spacing w:after="430" w:line="244" w:lineRule="auto"/>
        <w:ind w:left="-5" w:right="19"/>
        <w:rPr>
          <w:lang w:val="en-US"/>
        </w:rPr>
      </w:pPr>
      <w:r w:rsidRPr="002308A3">
        <w:rPr>
          <w:lang w:val="en-US"/>
        </w:rPr>
        <w:t>Figure 3: Impulse response functions from a shock to the SFSI index. Shaded area represents a 95% confidence interval.</w:t>
      </w:r>
    </w:p>
    <w:p w14:paraId="52213A7F" w14:textId="77777777" w:rsidR="00B1296F" w:rsidRPr="002308A3" w:rsidRDefault="00523B7C">
      <w:pPr>
        <w:ind w:left="-5" w:right="19"/>
        <w:rPr>
          <w:lang w:val="en-US"/>
        </w:rPr>
      </w:pPr>
      <w:r w:rsidRPr="002308A3">
        <w:rPr>
          <w:lang w:val="en-US"/>
        </w:rPr>
        <w:t>which is reduced with a maximum effect of 0.04 units. All IRFs are presented in the Appendix in Figure 15.</w:t>
      </w:r>
    </w:p>
    <w:p w14:paraId="5FCDFB9E" w14:textId="75D82D52" w:rsidR="00B1296F" w:rsidRPr="002308A3" w:rsidRDefault="00523B7C">
      <w:pPr>
        <w:ind w:left="-5" w:right="19"/>
        <w:rPr>
          <w:lang w:val="en-US"/>
        </w:rPr>
      </w:pPr>
      <w:r w:rsidRPr="002308A3">
        <w:rPr>
          <w:lang w:val="en-US"/>
        </w:rPr>
        <w:lastRenderedPageBreak/>
        <w:t xml:space="preserve">In the historical decomposition in </w:t>
      </w:r>
      <w:commentRangeStart w:id="33"/>
      <w:r w:rsidRPr="002308A3">
        <w:rPr>
          <w:lang w:val="en-US"/>
        </w:rPr>
        <w:t>4</w:t>
      </w:r>
      <w:commentRangeEnd w:id="33"/>
      <w:r w:rsidR="0062764D">
        <w:rPr>
          <w:rStyle w:val="CommentReference"/>
        </w:rPr>
        <w:commentReference w:id="33"/>
      </w:r>
      <w:r w:rsidRPr="002308A3">
        <w:rPr>
          <w:lang w:val="en-US"/>
        </w:rPr>
        <w:t>, we see the contribution of each structural shock to the historical dynamics of the variables</w:t>
      </w:r>
      <w:r w:rsidR="0062764D">
        <w:rPr>
          <w:lang w:val="en-US"/>
        </w:rPr>
        <w:t xml:space="preserve"> m</w:t>
      </w:r>
      <w:r w:rsidRPr="002308A3">
        <w:rPr>
          <w:lang w:val="en-US"/>
        </w:rPr>
        <w:t xml:space="preserve">eaning the historical value is decomposed into different components. We find that most of the historical fluctuations is contributed by the variables own shocks over time. During the period of the the great financial crisis </w:t>
      </w:r>
      <w:r w:rsidR="003D12BE">
        <w:rPr>
          <w:lang w:val="en-US"/>
        </w:rPr>
        <w:t>in [</w:t>
      </w:r>
      <w:proofErr w:type="spellStart"/>
      <w:r w:rsidR="003D12BE">
        <w:rPr>
          <w:lang w:val="en-US"/>
        </w:rPr>
        <w:t>årtal</w:t>
      </w:r>
      <w:proofErr w:type="spellEnd"/>
      <w:r w:rsidR="003D12BE">
        <w:rPr>
          <w:lang w:val="en-US"/>
        </w:rPr>
        <w:t xml:space="preserve">] </w:t>
      </w:r>
      <w:r w:rsidRPr="002308A3">
        <w:rPr>
          <w:lang w:val="en-US"/>
        </w:rPr>
        <w:t xml:space="preserve">and the euro crisis </w:t>
      </w:r>
      <w:r w:rsidR="003D12BE">
        <w:rPr>
          <w:lang w:val="en-US"/>
        </w:rPr>
        <w:t>in [</w:t>
      </w:r>
      <w:proofErr w:type="spellStart"/>
      <w:r w:rsidR="003D12BE">
        <w:rPr>
          <w:lang w:val="en-US"/>
        </w:rPr>
        <w:t>årtal</w:t>
      </w:r>
      <w:proofErr w:type="spellEnd"/>
      <w:r w:rsidR="003D12BE">
        <w:rPr>
          <w:lang w:val="en-US"/>
        </w:rPr>
        <w:t xml:space="preserve">] </w:t>
      </w:r>
      <w:r w:rsidRPr="002308A3">
        <w:rPr>
          <w:lang w:val="en-US"/>
        </w:rPr>
        <w:t xml:space="preserve">we see that the increased financial stress </w:t>
      </w:r>
      <w:commentRangeStart w:id="34"/>
      <w:r w:rsidRPr="002308A3">
        <w:rPr>
          <w:lang w:val="en-US"/>
        </w:rPr>
        <w:t>contributes to a large extent of the reduced GDP growth.</w:t>
      </w:r>
      <w:commentRangeEnd w:id="34"/>
      <w:r w:rsidR="003D12BE">
        <w:rPr>
          <w:rStyle w:val="CommentReference"/>
        </w:rPr>
        <w:commentReference w:id="34"/>
      </w:r>
      <w:r w:rsidRPr="002308A3">
        <w:rPr>
          <w:lang w:val="en-US"/>
        </w:rPr>
        <w:t xml:space="preserve"> The following period of normalizing financial conditions</w:t>
      </w:r>
      <w:commentRangeStart w:id="35"/>
      <w:r w:rsidRPr="002308A3">
        <w:rPr>
          <w:lang w:val="en-US"/>
        </w:rPr>
        <w:t xml:space="preserve"> we also see that it attributes almost all of the GDP growth the following three quarters to the decreased financial stress conditions.</w:t>
      </w:r>
      <w:commentRangeEnd w:id="35"/>
      <w:r w:rsidR="003D12BE">
        <w:rPr>
          <w:rStyle w:val="CommentReference"/>
        </w:rPr>
        <w:commentReference w:id="35"/>
      </w:r>
      <w:r w:rsidRPr="002308A3">
        <w:rPr>
          <w:lang w:val="en-US"/>
        </w:rPr>
        <w:t xml:space="preserve"> In the later period of 2020, when the pandemic took place</w:t>
      </w:r>
      <w:r w:rsidR="00B2391F">
        <w:rPr>
          <w:lang w:val="en-US"/>
        </w:rPr>
        <w:t>,</w:t>
      </w:r>
      <w:r w:rsidRPr="002308A3">
        <w:rPr>
          <w:lang w:val="en-US"/>
        </w:rPr>
        <w:t xml:space="preserve"> we see that financial stress played little </w:t>
      </w:r>
      <w:r w:rsidR="00B2391F">
        <w:rPr>
          <w:lang w:val="en-US"/>
        </w:rPr>
        <w:t>or</w:t>
      </w:r>
      <w:r w:rsidRPr="002308A3">
        <w:rPr>
          <w:lang w:val="en-US"/>
        </w:rPr>
        <w:t xml:space="preserve"> no role in the reduced GDP growth. For the inflation rate we find </w:t>
      </w:r>
      <w:r w:rsidR="00E46AFF">
        <w:rPr>
          <w:lang w:val="en-US"/>
        </w:rPr>
        <w:t xml:space="preserve">that financial stress produces </w:t>
      </w:r>
      <w:r w:rsidRPr="002308A3">
        <w:rPr>
          <w:lang w:val="en-US"/>
        </w:rPr>
        <w:t>similar results</w:t>
      </w:r>
      <w:r w:rsidR="00E46AFF">
        <w:rPr>
          <w:lang w:val="en-US"/>
        </w:rPr>
        <w:t xml:space="preserve"> as to GDP growth.</w:t>
      </w:r>
    </w:p>
    <w:p w14:paraId="7C3AC24C" w14:textId="014F92D0" w:rsidR="00B1296F" w:rsidRPr="00E46AFF" w:rsidRDefault="00523B7C">
      <w:pPr>
        <w:ind w:left="-5" w:right="19"/>
        <w:rPr>
          <w:lang w:val="en-US"/>
        </w:rPr>
      </w:pPr>
      <w:r w:rsidRPr="002308A3">
        <w:rPr>
          <w:lang w:val="en-US"/>
        </w:rPr>
        <w:t>Forecast error variance lets us interpret how important a shock is in explaining the fluctuations of the variables in the model, it also allow</w:t>
      </w:r>
      <w:r w:rsidR="006869C7">
        <w:rPr>
          <w:lang w:val="en-US"/>
        </w:rPr>
        <w:t>s</w:t>
      </w:r>
      <w:r w:rsidRPr="002308A3">
        <w:rPr>
          <w:lang w:val="en-US"/>
        </w:rPr>
        <w:t xml:space="preserve"> us to see how the importance of a shock changes over time. From Figure 5 </w:t>
      </w:r>
      <w:r w:rsidR="006869C7">
        <w:rPr>
          <w:lang w:val="en-US"/>
        </w:rPr>
        <w:t>we</w:t>
      </w:r>
      <w:r w:rsidRPr="002308A3">
        <w:rPr>
          <w:lang w:val="en-US"/>
        </w:rPr>
        <w:t xml:space="preserve"> can see that financial stress can explain very little of the fluctuations in the economic variables over all periods. </w:t>
      </w:r>
      <w:r w:rsidRPr="00E46AFF">
        <w:rPr>
          <w:highlight w:val="yellow"/>
          <w:lang w:val="en-US"/>
        </w:rPr>
        <w:t>For GDP growth the 5-6 percent of the variance is explained</w:t>
      </w:r>
    </w:p>
    <w:p w14:paraId="753CDF02" w14:textId="77777777" w:rsidR="00B1296F" w:rsidRDefault="00523B7C">
      <w:pPr>
        <w:spacing w:after="228" w:line="259" w:lineRule="auto"/>
        <w:ind w:left="36" w:right="0" w:firstLine="0"/>
        <w:jc w:val="left"/>
      </w:pPr>
      <w:r>
        <w:rPr>
          <w:noProof/>
        </w:rPr>
        <w:drawing>
          <wp:inline distT="0" distB="0" distL="0" distR="0" wp14:anchorId="1953972D" wp14:editId="36DB628E">
            <wp:extent cx="4319917" cy="2366733"/>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27"/>
                    <a:stretch>
                      <a:fillRect/>
                    </a:stretch>
                  </pic:blipFill>
                  <pic:spPr>
                    <a:xfrm>
                      <a:off x="0" y="0"/>
                      <a:ext cx="4319917" cy="2366733"/>
                    </a:xfrm>
                    <a:prstGeom prst="rect">
                      <a:avLst/>
                    </a:prstGeom>
                  </pic:spPr>
                </pic:pic>
              </a:graphicData>
            </a:graphic>
          </wp:inline>
        </w:drawing>
      </w:r>
    </w:p>
    <w:p w14:paraId="3B44443E" w14:textId="77777777" w:rsidR="00B1296F" w:rsidRPr="002308A3" w:rsidRDefault="00523B7C">
      <w:pPr>
        <w:spacing w:after="0" w:line="683" w:lineRule="auto"/>
        <w:ind w:left="-15" w:right="667" w:firstLine="843"/>
        <w:rPr>
          <w:lang w:val="en-US"/>
        </w:rPr>
      </w:pPr>
      <w:r w:rsidRPr="002308A3">
        <w:rPr>
          <w:lang w:val="en-US"/>
        </w:rPr>
        <w:t>Figure 4: Historical variance decomposition of all variables. by shocks to financial stress.</w:t>
      </w:r>
    </w:p>
    <w:p w14:paraId="44FAC362" w14:textId="77777777" w:rsidR="00B1296F" w:rsidRDefault="00523B7C">
      <w:pPr>
        <w:spacing w:after="228" w:line="259" w:lineRule="auto"/>
        <w:ind w:left="36" w:right="0" w:firstLine="0"/>
        <w:jc w:val="left"/>
      </w:pPr>
      <w:r>
        <w:rPr>
          <w:noProof/>
        </w:rPr>
        <w:lastRenderedPageBreak/>
        <w:drawing>
          <wp:inline distT="0" distB="0" distL="0" distR="0" wp14:anchorId="1960A6D3" wp14:editId="2BEC99D6">
            <wp:extent cx="4319857" cy="2494266"/>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8"/>
                    <a:stretch>
                      <a:fillRect/>
                    </a:stretch>
                  </pic:blipFill>
                  <pic:spPr>
                    <a:xfrm>
                      <a:off x="0" y="0"/>
                      <a:ext cx="4319857" cy="2494266"/>
                    </a:xfrm>
                    <a:prstGeom prst="rect">
                      <a:avLst/>
                    </a:prstGeom>
                  </pic:spPr>
                </pic:pic>
              </a:graphicData>
            </a:graphic>
          </wp:inline>
        </w:drawing>
      </w:r>
    </w:p>
    <w:p w14:paraId="63265DAB" w14:textId="77777777" w:rsidR="00B1296F" w:rsidRPr="002308A3" w:rsidRDefault="00523B7C">
      <w:pPr>
        <w:spacing w:after="3" w:line="265" w:lineRule="auto"/>
        <w:ind w:right="471"/>
        <w:jc w:val="right"/>
        <w:rPr>
          <w:lang w:val="en-US"/>
        </w:rPr>
      </w:pPr>
      <w:r w:rsidRPr="002308A3">
        <w:rPr>
          <w:lang w:val="en-US"/>
        </w:rPr>
        <w:t>Figure 5: Forecast error variance of all variables, median percentage.</w:t>
      </w:r>
    </w:p>
    <w:p w14:paraId="51E44582" w14:textId="77777777" w:rsidR="00B1296F" w:rsidRPr="002308A3" w:rsidRDefault="00523B7C">
      <w:pPr>
        <w:pStyle w:val="Heading1"/>
        <w:tabs>
          <w:tab w:val="center" w:pos="1829"/>
        </w:tabs>
        <w:ind w:left="-15" w:firstLine="0"/>
        <w:rPr>
          <w:lang w:val="en-US"/>
        </w:rPr>
      </w:pPr>
      <w:r w:rsidRPr="002308A3">
        <w:rPr>
          <w:lang w:val="en-US"/>
        </w:rPr>
        <w:t>8</w:t>
      </w:r>
      <w:r w:rsidRPr="002308A3">
        <w:rPr>
          <w:lang w:val="en-US"/>
        </w:rPr>
        <w:tab/>
        <w:t>Sensitivity analysis</w:t>
      </w:r>
    </w:p>
    <w:p w14:paraId="3D4B64A4" w14:textId="77777777" w:rsidR="00B1296F" w:rsidRPr="002308A3" w:rsidRDefault="00523B7C">
      <w:pPr>
        <w:spacing w:after="548"/>
        <w:ind w:left="-5" w:right="19"/>
        <w:rPr>
          <w:lang w:val="en-US"/>
        </w:rPr>
      </w:pPr>
      <w:r w:rsidRPr="002308A3">
        <w:rPr>
          <w:lang w:val="en-US"/>
        </w:rPr>
        <w:t>In this section I will present sensitivity analyses of the model, first by dropping the steady state prior to see if the IRFs are consistent and then use sign restrictions to see if the historical decomposition changes or stays consistent.</w:t>
      </w:r>
    </w:p>
    <w:p w14:paraId="1060CE4F" w14:textId="77777777" w:rsidR="00B1296F" w:rsidRPr="002308A3" w:rsidRDefault="00523B7C">
      <w:pPr>
        <w:pStyle w:val="Heading2"/>
        <w:tabs>
          <w:tab w:val="center" w:pos="1813"/>
        </w:tabs>
        <w:ind w:left="-15" w:firstLine="0"/>
        <w:rPr>
          <w:lang w:val="en-US"/>
        </w:rPr>
      </w:pPr>
      <w:r w:rsidRPr="002308A3">
        <w:rPr>
          <w:lang w:val="en-US"/>
        </w:rPr>
        <w:t>8.1</w:t>
      </w:r>
      <w:r w:rsidRPr="002308A3">
        <w:rPr>
          <w:lang w:val="en-US"/>
        </w:rPr>
        <w:tab/>
        <w:t>Normal diffuse prior</w:t>
      </w:r>
    </w:p>
    <w:p w14:paraId="6CD7614C" w14:textId="09DD3CAE" w:rsidR="00B1296F" w:rsidRPr="002308A3" w:rsidRDefault="00523B7C">
      <w:pPr>
        <w:spacing w:after="523"/>
        <w:ind w:left="-5" w:right="19"/>
        <w:rPr>
          <w:lang w:val="en-US"/>
        </w:rPr>
      </w:pPr>
      <w:r w:rsidRPr="002308A3">
        <w:rPr>
          <w:lang w:val="en-US"/>
        </w:rPr>
        <w:t xml:space="preserve">In Villani’s mean adjusted Bayesian VAR model </w:t>
      </w:r>
      <w:r w:rsidR="00E46AFF">
        <w:rPr>
          <w:lang w:val="en-US"/>
        </w:rPr>
        <w:t>one</w:t>
      </w:r>
      <w:commentRangeStart w:id="36"/>
      <w:r w:rsidRPr="002308A3">
        <w:rPr>
          <w:lang w:val="en-US"/>
        </w:rPr>
        <w:t xml:space="preserve"> </w:t>
      </w:r>
      <w:commentRangeEnd w:id="36"/>
      <w:r w:rsidR="00E46AFF" w:rsidRPr="002308A3">
        <w:rPr>
          <w:lang w:val="en-US"/>
        </w:rPr>
        <w:t>provides</w:t>
      </w:r>
      <w:r w:rsidR="00234A88">
        <w:rPr>
          <w:rStyle w:val="CommentReference"/>
        </w:rPr>
        <w:commentReference w:id="36"/>
      </w:r>
      <w:r w:rsidRPr="002308A3">
        <w:rPr>
          <w:lang w:val="en-US"/>
        </w:rPr>
        <w:t xml:space="preserve"> </w:t>
      </w:r>
      <w:proofErr w:type="spellStart"/>
      <w:proofErr w:type="gramStart"/>
      <w:r w:rsidRPr="002308A3">
        <w:rPr>
          <w:lang w:val="en-US"/>
        </w:rPr>
        <w:t>a</w:t>
      </w:r>
      <w:proofErr w:type="spellEnd"/>
      <w:proofErr w:type="gramEnd"/>
      <w:r w:rsidRPr="002308A3">
        <w:rPr>
          <w:lang w:val="en-US"/>
        </w:rPr>
        <w:t xml:space="preserve"> informative prior, the steady-state values of the variables in the system. This assumes that prior information on the steady-state value exists for all variables in the system. This is </w:t>
      </w:r>
      <w:r w:rsidR="00234A88">
        <w:rPr>
          <w:lang w:val="en-US"/>
        </w:rPr>
        <w:t xml:space="preserve">however </w:t>
      </w:r>
      <w:r w:rsidRPr="002308A3">
        <w:rPr>
          <w:lang w:val="en-US"/>
        </w:rPr>
        <w:t>not the case for the financial stress index, where there is no prior theory on it</w:t>
      </w:r>
      <w:del w:id="37" w:author="Sofia Timoudas" w:date="2022-04-05T08:46:00Z">
        <w:r w:rsidRPr="002308A3" w:rsidDel="00234A88">
          <w:rPr>
            <w:lang w:val="en-US"/>
          </w:rPr>
          <w:delText>’</w:delText>
        </w:r>
      </w:del>
      <w:r w:rsidRPr="002308A3">
        <w:rPr>
          <w:lang w:val="en-US"/>
        </w:rPr>
        <w:t xml:space="preserve">s </w:t>
      </w:r>
      <w:r w:rsidR="00E46AFF" w:rsidRPr="002308A3">
        <w:rPr>
          <w:lang w:val="en-US"/>
        </w:rPr>
        <w:t>steady state</w:t>
      </w:r>
      <w:r w:rsidRPr="002308A3">
        <w:rPr>
          <w:lang w:val="en-US"/>
        </w:rPr>
        <w:t xml:space="preserve">. To test the importance of the </w:t>
      </w:r>
      <w:r w:rsidR="00E46AFF" w:rsidRPr="002308A3">
        <w:rPr>
          <w:lang w:val="en-US"/>
        </w:rPr>
        <w:t>steady state</w:t>
      </w:r>
      <w:r w:rsidRPr="002308A3">
        <w:rPr>
          <w:lang w:val="en-US"/>
        </w:rPr>
        <w:t xml:space="preserve"> for the results, assertion is made by estimating a traditional Bayesian VAR model,</w:t>
      </w:r>
    </w:p>
    <w:p w14:paraId="1DBC8E15" w14:textId="77777777" w:rsidR="00B1296F" w:rsidRPr="002308A3" w:rsidRDefault="00523B7C">
      <w:pPr>
        <w:tabs>
          <w:tab w:val="center" w:pos="3437"/>
          <w:tab w:val="right" w:pos="6909"/>
        </w:tabs>
        <w:spacing w:after="224" w:line="265" w:lineRule="auto"/>
        <w:ind w:left="0" w:right="0" w:firstLine="0"/>
        <w:jc w:val="left"/>
        <w:rPr>
          <w:lang w:val="en-US"/>
        </w:rPr>
      </w:pPr>
      <w:r w:rsidRPr="002308A3">
        <w:rPr>
          <w:rFonts w:ascii="Calibri" w:eastAsia="Calibri" w:hAnsi="Calibri" w:cs="Calibri"/>
          <w:sz w:val="22"/>
          <w:lang w:val="en-US"/>
        </w:rPr>
        <w:tab/>
      </w:r>
      <w:r>
        <w:rPr>
          <w:b/>
        </w:rPr>
        <w:t>Π</w:t>
      </w:r>
      <w:r w:rsidRPr="002308A3">
        <w:rPr>
          <w:lang w:val="en-US"/>
        </w:rPr>
        <w:t>(</w:t>
      </w:r>
      <w:r w:rsidRPr="002308A3">
        <w:rPr>
          <w:rFonts w:ascii="Calibri" w:eastAsia="Calibri" w:hAnsi="Calibri" w:cs="Calibri"/>
          <w:i/>
          <w:lang w:val="en-US"/>
        </w:rPr>
        <w:t>x</w:t>
      </w:r>
      <w:r w:rsidRPr="002308A3">
        <w:rPr>
          <w:i/>
          <w:vertAlign w:val="subscript"/>
          <w:lang w:val="en-US"/>
        </w:rPr>
        <w:t>t</w:t>
      </w:r>
      <w:r w:rsidRPr="002308A3">
        <w:rPr>
          <w:lang w:val="en-US"/>
        </w:rPr>
        <w:t xml:space="preserve">) = </w:t>
      </w:r>
      <w:r>
        <w:rPr>
          <w:rFonts w:ascii="Calibri" w:eastAsia="Calibri" w:hAnsi="Calibri" w:cs="Calibri"/>
          <w:i/>
        </w:rPr>
        <w:t>α</w:t>
      </w:r>
      <w:r w:rsidRPr="002308A3">
        <w:rPr>
          <w:rFonts w:ascii="Calibri" w:eastAsia="Calibri" w:hAnsi="Calibri" w:cs="Calibri"/>
          <w:i/>
          <w:lang w:val="en-US"/>
        </w:rPr>
        <w:t xml:space="preserve"> </w:t>
      </w:r>
      <w:r w:rsidRPr="002308A3">
        <w:rPr>
          <w:lang w:val="en-US"/>
        </w:rPr>
        <w:t xml:space="preserve">+ </w:t>
      </w:r>
      <w:r w:rsidRPr="002308A3">
        <w:rPr>
          <w:rFonts w:ascii="Calibri" w:eastAsia="Calibri" w:hAnsi="Calibri" w:cs="Calibri"/>
          <w:i/>
          <w:lang w:val="en-US"/>
        </w:rPr>
        <w:t>e</w:t>
      </w:r>
      <w:r w:rsidRPr="002308A3">
        <w:rPr>
          <w:i/>
          <w:vertAlign w:val="subscript"/>
          <w:lang w:val="en-US"/>
        </w:rPr>
        <w:t>t</w:t>
      </w:r>
      <w:r w:rsidRPr="002308A3">
        <w:rPr>
          <w:i/>
          <w:lang w:val="en-US"/>
        </w:rPr>
        <w:t>.</w:t>
      </w:r>
      <w:r w:rsidRPr="002308A3">
        <w:rPr>
          <w:i/>
          <w:lang w:val="en-US"/>
        </w:rPr>
        <w:tab/>
      </w:r>
      <w:r w:rsidRPr="002308A3">
        <w:rPr>
          <w:lang w:val="en-US"/>
        </w:rPr>
        <w:t>(9)</w:t>
      </w:r>
    </w:p>
    <w:p w14:paraId="65A37DA4" w14:textId="076D9610" w:rsidR="00B1296F" w:rsidRPr="002308A3" w:rsidRDefault="00D6733E">
      <w:pPr>
        <w:ind w:left="-5" w:right="19"/>
        <w:rPr>
          <w:lang w:val="en-US"/>
        </w:rPr>
      </w:pPr>
      <w:r>
        <w:rPr>
          <w:lang w:val="en-US"/>
        </w:rPr>
        <w:t>w</w:t>
      </w:r>
      <w:r w:rsidR="00523B7C" w:rsidRPr="002308A3">
        <w:rPr>
          <w:lang w:val="en-US"/>
        </w:rPr>
        <w:t xml:space="preserve">here </w:t>
      </w:r>
      <w:r w:rsidR="00523B7C">
        <w:rPr>
          <w:b/>
        </w:rPr>
        <w:t>Π</w:t>
      </w:r>
      <w:r w:rsidR="00523B7C" w:rsidRPr="002308A3">
        <w:rPr>
          <w:lang w:val="en-US"/>
        </w:rPr>
        <w:t xml:space="preserve">, </w:t>
      </w:r>
      <w:proofErr w:type="spellStart"/>
      <w:r w:rsidR="00523B7C" w:rsidRPr="002308A3">
        <w:rPr>
          <w:rFonts w:ascii="Calibri" w:eastAsia="Calibri" w:hAnsi="Calibri" w:cs="Calibri"/>
          <w:i/>
          <w:lang w:val="en-US"/>
        </w:rPr>
        <w:t>x</w:t>
      </w:r>
      <w:r w:rsidR="00523B7C" w:rsidRPr="002308A3">
        <w:rPr>
          <w:i/>
          <w:vertAlign w:val="subscript"/>
          <w:lang w:val="en-US"/>
        </w:rPr>
        <w:t>t</w:t>
      </w:r>
      <w:proofErr w:type="spellEnd"/>
      <w:r w:rsidR="00523B7C" w:rsidRPr="002308A3">
        <w:rPr>
          <w:i/>
          <w:vertAlign w:val="subscript"/>
          <w:lang w:val="en-US"/>
        </w:rPr>
        <w:t xml:space="preserve"> </w:t>
      </w:r>
      <w:r w:rsidR="00523B7C" w:rsidRPr="002308A3">
        <w:rPr>
          <w:lang w:val="en-US"/>
        </w:rPr>
        <w:t xml:space="preserve">and </w:t>
      </w:r>
      <w:r w:rsidR="00523B7C" w:rsidRPr="002308A3">
        <w:rPr>
          <w:rFonts w:ascii="Calibri" w:eastAsia="Calibri" w:hAnsi="Calibri" w:cs="Calibri"/>
          <w:i/>
          <w:lang w:val="en-US"/>
        </w:rPr>
        <w:t>e</w:t>
      </w:r>
      <w:r w:rsidR="00523B7C" w:rsidRPr="002308A3">
        <w:rPr>
          <w:i/>
          <w:vertAlign w:val="subscript"/>
          <w:lang w:val="en-US"/>
        </w:rPr>
        <w:t xml:space="preserve">t </w:t>
      </w:r>
      <w:r w:rsidR="00523B7C" w:rsidRPr="002308A3">
        <w:rPr>
          <w:lang w:val="en-US"/>
        </w:rPr>
        <w:t xml:space="preserve">is defined as in Section 5. </w:t>
      </w:r>
      <w:r w:rsidR="00523B7C">
        <w:rPr>
          <w:rFonts w:ascii="Calibri" w:eastAsia="Calibri" w:hAnsi="Calibri" w:cs="Calibri"/>
          <w:i/>
        </w:rPr>
        <w:t>α</w:t>
      </w:r>
      <w:r w:rsidR="00523B7C" w:rsidRPr="002308A3">
        <w:rPr>
          <w:rFonts w:ascii="Calibri" w:eastAsia="Calibri" w:hAnsi="Calibri" w:cs="Calibri"/>
          <w:i/>
          <w:lang w:val="en-US"/>
        </w:rPr>
        <w:t xml:space="preserve"> </w:t>
      </w:r>
      <w:r w:rsidR="00523B7C" w:rsidRPr="002308A3">
        <w:rPr>
          <w:lang w:val="en-US"/>
        </w:rPr>
        <w:t xml:space="preserve">is an </w:t>
      </w:r>
      <w:r w:rsidR="00523B7C" w:rsidRPr="002308A3">
        <w:rPr>
          <w:i/>
          <w:lang w:val="en-US"/>
        </w:rPr>
        <w:t>n</w:t>
      </w:r>
      <w:r w:rsidR="00523B7C" w:rsidRPr="002308A3">
        <w:rPr>
          <w:lang w:val="en-US"/>
        </w:rPr>
        <w:t xml:space="preserve">×1 vector of intercepts, where I set a diffuse prior </w:t>
      </w:r>
      <w:r w:rsidR="00523B7C">
        <w:rPr>
          <w:rFonts w:ascii="Calibri" w:eastAsia="Calibri" w:hAnsi="Calibri" w:cs="Calibri"/>
          <w:i/>
        </w:rPr>
        <w:t>α</w:t>
      </w:r>
      <w:r w:rsidR="00523B7C" w:rsidRPr="002308A3">
        <w:rPr>
          <w:rFonts w:ascii="Calibri" w:eastAsia="Calibri" w:hAnsi="Calibri" w:cs="Calibri"/>
          <w:i/>
          <w:lang w:val="en-US"/>
        </w:rPr>
        <w:t xml:space="preserve"> </w:t>
      </w:r>
      <w:r w:rsidR="00523B7C" w:rsidRPr="002308A3">
        <w:rPr>
          <w:lang w:val="en-US"/>
        </w:rPr>
        <w:t xml:space="preserve">∼ </w:t>
      </w:r>
      <w:r w:rsidR="00523B7C" w:rsidRPr="002308A3">
        <w:rPr>
          <w:i/>
          <w:lang w:val="en-US"/>
        </w:rPr>
        <w:t>N</w:t>
      </w:r>
      <w:r w:rsidR="00523B7C" w:rsidRPr="002308A3">
        <w:rPr>
          <w:i/>
          <w:vertAlign w:val="subscript"/>
          <w:lang w:val="en-US"/>
        </w:rPr>
        <w:t>n</w:t>
      </w:r>
      <w:r w:rsidR="00523B7C" w:rsidRPr="002308A3">
        <w:rPr>
          <w:lang w:val="en-US"/>
        </w:rPr>
        <w:t>(0</w:t>
      </w:r>
      <w:r w:rsidR="00523B7C" w:rsidRPr="002308A3">
        <w:rPr>
          <w:i/>
          <w:lang w:val="en-US"/>
        </w:rPr>
        <w:t>,</w:t>
      </w:r>
      <w:r w:rsidR="00523B7C" w:rsidRPr="002308A3">
        <w:rPr>
          <w:lang w:val="en-US"/>
        </w:rPr>
        <w:t>100</w:t>
      </w:r>
      <w:r w:rsidR="00523B7C" w:rsidRPr="002308A3">
        <w:rPr>
          <w:rFonts w:ascii="Calibri" w:eastAsia="Calibri" w:hAnsi="Calibri" w:cs="Calibri"/>
          <w:i/>
          <w:lang w:val="en-US"/>
        </w:rPr>
        <w:t>I</w:t>
      </w:r>
      <w:r w:rsidR="00523B7C" w:rsidRPr="002308A3">
        <w:rPr>
          <w:i/>
          <w:vertAlign w:val="subscript"/>
          <w:lang w:val="en-US"/>
        </w:rPr>
        <w:t>n</w:t>
      </w:r>
      <w:r w:rsidR="00523B7C" w:rsidRPr="002308A3">
        <w:rPr>
          <w:lang w:val="en-US"/>
        </w:rPr>
        <w:t>). I also set the prior mean on the first own lag to unity on all variables.</w:t>
      </w:r>
    </w:p>
    <w:p w14:paraId="4C17D764" w14:textId="1779DFF4" w:rsidR="00B1296F" w:rsidRPr="002308A3" w:rsidRDefault="00523B7C">
      <w:pPr>
        <w:spacing w:after="548"/>
        <w:ind w:left="-5" w:right="19"/>
        <w:rPr>
          <w:lang w:val="en-US"/>
        </w:rPr>
      </w:pPr>
      <w:r w:rsidRPr="002308A3">
        <w:rPr>
          <w:lang w:val="en-US"/>
        </w:rPr>
        <w:lastRenderedPageBreak/>
        <w:t xml:space="preserve">Given </w:t>
      </w:r>
      <w:r w:rsidR="00D6733E">
        <w:rPr>
          <w:lang w:val="en-US"/>
        </w:rPr>
        <w:t xml:space="preserve">the </w:t>
      </w:r>
      <w:r w:rsidRPr="002308A3">
        <w:rPr>
          <w:lang w:val="en-US"/>
        </w:rPr>
        <w:t xml:space="preserve">above change on the model, I find that the impulse response functions in Figure 6 are exceedingly </w:t>
      </w:r>
      <w:proofErr w:type="gramStart"/>
      <w:r w:rsidRPr="002308A3">
        <w:rPr>
          <w:lang w:val="en-US"/>
        </w:rPr>
        <w:t>similar to</w:t>
      </w:r>
      <w:proofErr w:type="gramEnd"/>
      <w:r w:rsidRPr="002308A3">
        <w:rPr>
          <w:lang w:val="en-US"/>
        </w:rPr>
        <w:t xml:space="preserve"> those in Figure 15 and that Villani’s mean-adjusted Bayesian VAR does not affect the results.</w:t>
      </w:r>
    </w:p>
    <w:p w14:paraId="49AEF6DD" w14:textId="77777777" w:rsidR="00B1296F" w:rsidRPr="002308A3" w:rsidRDefault="00523B7C">
      <w:pPr>
        <w:pStyle w:val="Heading2"/>
        <w:tabs>
          <w:tab w:val="center" w:pos="2055"/>
        </w:tabs>
        <w:ind w:left="-15" w:firstLine="0"/>
        <w:rPr>
          <w:lang w:val="en-US"/>
        </w:rPr>
      </w:pPr>
      <w:r w:rsidRPr="002308A3">
        <w:rPr>
          <w:lang w:val="en-US"/>
        </w:rPr>
        <w:t>8.2</w:t>
      </w:r>
      <w:r w:rsidRPr="002308A3">
        <w:rPr>
          <w:lang w:val="en-US"/>
        </w:rPr>
        <w:tab/>
        <w:t>Identification robustness</w:t>
      </w:r>
    </w:p>
    <w:p w14:paraId="58414677" w14:textId="77777777" w:rsidR="00B1296F" w:rsidRPr="002308A3" w:rsidRDefault="00523B7C">
      <w:pPr>
        <w:pStyle w:val="Heading3"/>
        <w:tabs>
          <w:tab w:val="center" w:pos="1635"/>
        </w:tabs>
        <w:ind w:left="-15" w:firstLine="0"/>
        <w:rPr>
          <w:lang w:val="en-US"/>
        </w:rPr>
      </w:pPr>
      <w:r w:rsidRPr="002308A3">
        <w:rPr>
          <w:lang w:val="en-US"/>
        </w:rPr>
        <w:t>8.2.1</w:t>
      </w:r>
      <w:r w:rsidRPr="002308A3">
        <w:rPr>
          <w:lang w:val="en-US"/>
        </w:rPr>
        <w:tab/>
        <w:t>Changing ordering</w:t>
      </w:r>
    </w:p>
    <w:p w14:paraId="5B391653" w14:textId="37582A4D" w:rsidR="00B1296F" w:rsidRPr="002308A3" w:rsidRDefault="00523B7C">
      <w:pPr>
        <w:ind w:left="-5" w:right="19"/>
        <w:rPr>
          <w:lang w:val="en-US"/>
        </w:rPr>
      </w:pPr>
      <w:r w:rsidRPr="002308A3">
        <w:rPr>
          <w:lang w:val="en-US"/>
        </w:rPr>
        <w:t xml:space="preserve">To </w:t>
      </w:r>
      <w:r w:rsidR="00D6733E">
        <w:rPr>
          <w:lang w:val="en-US"/>
        </w:rPr>
        <w:t>verify</w:t>
      </w:r>
      <w:r w:rsidR="00D6733E" w:rsidRPr="002308A3">
        <w:rPr>
          <w:lang w:val="en-US"/>
        </w:rPr>
        <w:t xml:space="preserve"> </w:t>
      </w:r>
      <w:r w:rsidRPr="002308A3">
        <w:rPr>
          <w:lang w:val="en-US"/>
        </w:rPr>
        <w:t xml:space="preserve">whether </w:t>
      </w:r>
      <w:r w:rsidR="00D6733E">
        <w:rPr>
          <w:lang w:val="en-US"/>
        </w:rPr>
        <w:t>the</w:t>
      </w:r>
      <w:r w:rsidRPr="002308A3">
        <w:rPr>
          <w:lang w:val="en-US"/>
        </w:rPr>
        <w:t xml:space="preserve"> results are robust or if they are sensitive to the recursive ordering of the Choelesky decomposition, one can estimate a new model with different ordering and see if there is significant difference in the produced IRFs. A common method to order economic variables is to order </w:t>
      </w:r>
      <w:commentRangeStart w:id="38"/>
      <w:r w:rsidRPr="002308A3">
        <w:rPr>
          <w:lang w:val="en-US"/>
        </w:rPr>
        <w:t xml:space="preserve">slow variables first and lastly </w:t>
      </w:r>
      <w:proofErr w:type="gramStart"/>
      <w:r w:rsidRPr="002308A3">
        <w:rPr>
          <w:lang w:val="en-US"/>
        </w:rPr>
        <w:t>fast moving</w:t>
      </w:r>
      <w:proofErr w:type="gramEnd"/>
      <w:r w:rsidRPr="002308A3">
        <w:rPr>
          <w:lang w:val="en-US"/>
        </w:rPr>
        <w:t xml:space="preserve"> variables. </w:t>
      </w:r>
      <w:commentRangeStart w:id="39"/>
      <w:commentRangeEnd w:id="38"/>
      <w:r w:rsidR="0017125E">
        <w:rPr>
          <w:rStyle w:val="CommentReference"/>
        </w:rPr>
        <w:commentReference w:id="38"/>
      </w:r>
      <w:r w:rsidRPr="002308A3">
        <w:rPr>
          <w:lang w:val="en-US"/>
        </w:rPr>
        <w:t>An example of this ordering is</w:t>
      </w:r>
      <w:r w:rsidR="0017125E">
        <w:rPr>
          <w:lang w:val="en-US"/>
        </w:rPr>
        <w:t xml:space="preserve"> given by</w:t>
      </w:r>
      <w:r w:rsidRPr="002308A3">
        <w:rPr>
          <w:lang w:val="en-US"/>
        </w:rPr>
        <w:t xml:space="preserve"> </w:t>
      </w:r>
      <w:proofErr w:type="spellStart"/>
      <w:r w:rsidRPr="002308A3">
        <w:rPr>
          <w:lang w:val="en-US"/>
        </w:rPr>
        <w:t>Stockhammer</w:t>
      </w:r>
      <w:proofErr w:type="spellEnd"/>
      <w:r w:rsidRPr="002308A3">
        <w:rPr>
          <w:lang w:val="en-US"/>
        </w:rPr>
        <w:t xml:space="preserve"> &amp; </w:t>
      </w:r>
      <w:proofErr w:type="spellStart"/>
      <w:r w:rsidRPr="002308A3">
        <w:rPr>
          <w:lang w:val="en-US"/>
        </w:rPr>
        <w:t>Osterholm</w:t>
      </w:r>
      <w:proofErr w:type="spellEnd"/>
      <w:r w:rsidRPr="002308A3">
        <w:rPr>
          <w:lang w:val="en-US"/>
        </w:rPr>
        <w:t xml:space="preserve"> (2017) stat</w:t>
      </w:r>
      <w:r w:rsidR="00610FC5">
        <w:rPr>
          <w:lang w:val="en-US"/>
        </w:rPr>
        <w:t>ing</w:t>
      </w:r>
      <w:r w:rsidRPr="002308A3">
        <w:rPr>
          <w:lang w:val="en-US"/>
        </w:rPr>
        <w:t xml:space="preserve"> that this ordering is reasonable</w:t>
      </w:r>
      <w:commentRangeEnd w:id="39"/>
      <w:r w:rsidR="002F2BBE">
        <w:rPr>
          <w:rStyle w:val="CommentReference"/>
        </w:rPr>
        <w:commentReference w:id="39"/>
      </w:r>
      <w:r w:rsidR="00610FC5">
        <w:rPr>
          <w:lang w:val="en-US"/>
        </w:rPr>
        <w:t>.</w:t>
      </w:r>
      <w:r w:rsidRPr="002308A3">
        <w:rPr>
          <w:lang w:val="en-US"/>
        </w:rPr>
        <w:t xml:space="preserve"> </w:t>
      </w:r>
      <w:r w:rsidR="00610FC5">
        <w:rPr>
          <w:lang w:val="en-US"/>
        </w:rPr>
        <w:t>F</w:t>
      </w:r>
      <w:r w:rsidRPr="002308A3">
        <w:rPr>
          <w:lang w:val="en-US"/>
        </w:rPr>
        <w:t xml:space="preserve">ollowing their reasoning would in </w:t>
      </w:r>
      <w:r w:rsidR="00610FC5">
        <w:rPr>
          <w:lang w:val="en-US"/>
        </w:rPr>
        <w:t>this</w:t>
      </w:r>
      <w:r w:rsidR="00610FC5" w:rsidRPr="002308A3">
        <w:rPr>
          <w:lang w:val="en-US"/>
        </w:rPr>
        <w:t xml:space="preserve"> </w:t>
      </w:r>
      <w:r w:rsidRPr="002308A3">
        <w:rPr>
          <w:lang w:val="en-US"/>
        </w:rPr>
        <w:t>case mean that the financial stress index changes daily taking new information into account, such as GDP</w:t>
      </w:r>
      <w:r w:rsidR="002F2BBE">
        <w:rPr>
          <w:lang w:val="en-US"/>
        </w:rPr>
        <w:t>, w</w:t>
      </w:r>
      <w:r w:rsidRPr="002308A3">
        <w:rPr>
          <w:lang w:val="en-US"/>
        </w:rPr>
        <w:t>hile economic variables such as inflation and GDP are sluggish and information from the financial</w:t>
      </w:r>
    </w:p>
    <w:p w14:paraId="381A58DA" w14:textId="77777777" w:rsidR="00B1296F" w:rsidRDefault="00523B7C">
      <w:pPr>
        <w:spacing w:after="228" w:line="259" w:lineRule="auto"/>
        <w:ind w:left="36" w:right="0" w:firstLine="0"/>
        <w:jc w:val="left"/>
      </w:pPr>
      <w:r>
        <w:rPr>
          <w:noProof/>
        </w:rPr>
        <w:drawing>
          <wp:inline distT="0" distB="0" distL="0" distR="0" wp14:anchorId="2ED66E86" wp14:editId="735AE4F7">
            <wp:extent cx="4319977" cy="2336287"/>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29"/>
                    <a:stretch>
                      <a:fillRect/>
                    </a:stretch>
                  </pic:blipFill>
                  <pic:spPr>
                    <a:xfrm>
                      <a:off x="0" y="0"/>
                      <a:ext cx="4319977" cy="2336287"/>
                    </a:xfrm>
                    <a:prstGeom prst="rect">
                      <a:avLst/>
                    </a:prstGeom>
                  </pic:spPr>
                </pic:pic>
              </a:graphicData>
            </a:graphic>
          </wp:inline>
        </w:drawing>
      </w:r>
    </w:p>
    <w:p w14:paraId="65CF6FD8" w14:textId="77777777" w:rsidR="00B1296F" w:rsidRPr="002308A3" w:rsidRDefault="00523B7C">
      <w:pPr>
        <w:spacing w:after="430" w:line="244" w:lineRule="auto"/>
        <w:ind w:left="-5" w:right="19"/>
        <w:rPr>
          <w:lang w:val="en-US"/>
        </w:rPr>
      </w:pPr>
      <w:r w:rsidRPr="002308A3">
        <w:rPr>
          <w:lang w:val="en-US"/>
        </w:rPr>
        <w:t>Figure 6: Impulse response functions normal diffuse prior. Solid lines are median response of the endogenous variables to one-standard-deviation shock. Shaded areas represent 95 percent error bands.</w:t>
      </w:r>
    </w:p>
    <w:p w14:paraId="6202AAB3" w14:textId="77777777" w:rsidR="00B1296F" w:rsidRPr="002308A3" w:rsidRDefault="00523B7C">
      <w:pPr>
        <w:ind w:left="-5" w:right="19"/>
        <w:rPr>
          <w:lang w:val="en-US"/>
        </w:rPr>
      </w:pPr>
      <w:r w:rsidRPr="002308A3">
        <w:rPr>
          <w:lang w:val="en-US"/>
        </w:rPr>
        <w:t>stress index is not taken into account by firms and consumers in the short term when making investment or consumption decisions.</w:t>
      </w:r>
    </w:p>
    <w:p w14:paraId="1B5B9130" w14:textId="77777777" w:rsidR="00B1296F" w:rsidRPr="002308A3" w:rsidRDefault="00523B7C">
      <w:pPr>
        <w:spacing w:after="277"/>
        <w:ind w:left="-5" w:right="19"/>
        <w:rPr>
          <w:lang w:val="en-US"/>
        </w:rPr>
      </w:pPr>
      <w:r w:rsidRPr="002308A3">
        <w:rPr>
          <w:lang w:val="en-US"/>
        </w:rPr>
        <w:t>This results in below order,</w:t>
      </w:r>
    </w:p>
    <w:p w14:paraId="22DD9117" w14:textId="77777777" w:rsidR="00B1296F" w:rsidRPr="002308A3" w:rsidRDefault="00523B7C">
      <w:pPr>
        <w:tabs>
          <w:tab w:val="center" w:pos="2598"/>
          <w:tab w:val="center" w:pos="3182"/>
          <w:tab w:val="center" w:pos="3563"/>
          <w:tab w:val="center" w:pos="4238"/>
          <w:tab w:val="right" w:pos="6909"/>
        </w:tabs>
        <w:spacing w:after="325" w:line="265" w:lineRule="auto"/>
        <w:ind w:left="0" w:right="0" w:firstLine="0"/>
        <w:jc w:val="left"/>
        <w:rPr>
          <w:lang w:val="en-US"/>
        </w:rPr>
      </w:pPr>
      <w:r w:rsidRPr="002308A3">
        <w:rPr>
          <w:rFonts w:ascii="Calibri" w:eastAsia="Calibri" w:hAnsi="Calibri" w:cs="Calibri"/>
          <w:sz w:val="22"/>
          <w:lang w:val="en-US"/>
        </w:rPr>
        <w:lastRenderedPageBreak/>
        <w:tab/>
      </w:r>
      <w:r w:rsidRPr="002308A3">
        <w:rPr>
          <w:rFonts w:ascii="Calibri" w:eastAsia="Calibri" w:hAnsi="Calibri" w:cs="Calibri"/>
          <w:i/>
          <w:lang w:val="en-US"/>
        </w:rPr>
        <w:t>x</w:t>
      </w:r>
      <w:r w:rsidRPr="002308A3">
        <w:rPr>
          <w:i/>
          <w:vertAlign w:val="subscript"/>
          <w:lang w:val="en-US"/>
        </w:rPr>
        <w:t xml:space="preserve">t </w:t>
      </w:r>
      <w:r w:rsidRPr="002308A3">
        <w:rPr>
          <w:lang w:val="en-US"/>
        </w:rPr>
        <w:t>= (</w:t>
      </w:r>
      <w:r w:rsidRPr="002308A3">
        <w:rPr>
          <w:i/>
          <w:lang w:val="en-US"/>
        </w:rPr>
        <w:t>y</w:t>
      </w:r>
      <w:r w:rsidRPr="002308A3">
        <w:rPr>
          <w:i/>
          <w:lang w:val="en-US"/>
        </w:rPr>
        <w:tab/>
      </w:r>
      <w:r>
        <w:rPr>
          <w:i/>
        </w:rPr>
        <w:t>π</w:t>
      </w:r>
      <w:r w:rsidRPr="002308A3">
        <w:rPr>
          <w:i/>
          <w:lang w:val="en-US"/>
        </w:rPr>
        <w:tab/>
      </w:r>
      <w:r w:rsidRPr="002308A3">
        <w:rPr>
          <w:lang w:val="en-US"/>
        </w:rPr>
        <w:t>∆</w:t>
      </w:r>
      <w:r w:rsidRPr="002308A3">
        <w:rPr>
          <w:i/>
          <w:lang w:val="en-US"/>
        </w:rPr>
        <w:t>i</w:t>
      </w:r>
      <w:r w:rsidRPr="002308A3">
        <w:rPr>
          <w:i/>
          <w:lang w:val="en-US"/>
        </w:rPr>
        <w:tab/>
        <w:t>SMSI</w:t>
      </w:r>
      <w:r w:rsidRPr="002308A3">
        <w:rPr>
          <w:lang w:val="en-US"/>
        </w:rPr>
        <w:t>)</w:t>
      </w:r>
      <w:r w:rsidRPr="002308A3">
        <w:rPr>
          <w:i/>
          <w:lang w:val="en-US"/>
        </w:rPr>
        <w:t>,</w:t>
      </w:r>
      <w:r w:rsidRPr="002308A3">
        <w:rPr>
          <w:i/>
          <w:lang w:val="en-US"/>
        </w:rPr>
        <w:tab/>
      </w:r>
      <w:r w:rsidRPr="002308A3">
        <w:rPr>
          <w:lang w:val="en-US"/>
        </w:rPr>
        <w:t>(10)</w:t>
      </w:r>
    </w:p>
    <w:p w14:paraId="2913F11B" w14:textId="4C5BA211" w:rsidR="00B1296F" w:rsidRPr="002308A3" w:rsidRDefault="00523B7C">
      <w:pPr>
        <w:spacing w:after="493"/>
        <w:ind w:left="-5" w:right="19"/>
        <w:rPr>
          <w:lang w:val="en-US"/>
        </w:rPr>
      </w:pPr>
      <w:r w:rsidRPr="002308A3">
        <w:rPr>
          <w:lang w:val="en-US"/>
        </w:rPr>
        <w:t xml:space="preserve">where </w:t>
      </w:r>
      <w:r w:rsidRPr="002308A3">
        <w:rPr>
          <w:i/>
          <w:lang w:val="en-US"/>
        </w:rPr>
        <w:t xml:space="preserve">SFSI </w:t>
      </w:r>
      <w:r w:rsidRPr="002308A3">
        <w:rPr>
          <w:lang w:val="en-US"/>
        </w:rPr>
        <w:t xml:space="preserve">variables is ordered last </w:t>
      </w:r>
      <w:proofErr w:type="gramStart"/>
      <w:r w:rsidR="00F90BDF">
        <w:rPr>
          <w:lang w:val="en-US"/>
        </w:rPr>
        <w:t>entails</w:t>
      </w:r>
      <w:proofErr w:type="gramEnd"/>
      <w:r w:rsidR="00F90BDF" w:rsidRPr="002308A3">
        <w:rPr>
          <w:lang w:val="en-US"/>
        </w:rPr>
        <w:t xml:space="preserve"> </w:t>
      </w:r>
      <w:r w:rsidRPr="002308A3">
        <w:rPr>
          <w:lang w:val="en-US"/>
        </w:rPr>
        <w:t>it does not have a contemporaneous effect on any other variables in the system. The IRFs produced from this model in Figure 7 shows no significant effect on GDP growth from a shock to financial stress compared to the original ordering of the model.</w:t>
      </w:r>
    </w:p>
    <w:p w14:paraId="7D1552CD" w14:textId="77777777" w:rsidR="00B1296F" w:rsidRPr="002308A3" w:rsidRDefault="00523B7C">
      <w:pPr>
        <w:pStyle w:val="Heading3"/>
        <w:tabs>
          <w:tab w:val="center" w:pos="1517"/>
        </w:tabs>
        <w:ind w:left="-15" w:firstLine="0"/>
        <w:rPr>
          <w:lang w:val="en-US"/>
        </w:rPr>
      </w:pPr>
      <w:r w:rsidRPr="002308A3">
        <w:rPr>
          <w:lang w:val="en-US"/>
        </w:rPr>
        <w:t>8.2.2</w:t>
      </w:r>
      <w:r w:rsidRPr="002308A3">
        <w:rPr>
          <w:lang w:val="en-US"/>
        </w:rPr>
        <w:tab/>
        <w:t>Sign restrictions</w:t>
      </w:r>
    </w:p>
    <w:p w14:paraId="361672F1" w14:textId="330A4E9A" w:rsidR="00B1296F" w:rsidRPr="002308A3" w:rsidRDefault="00523B7C">
      <w:pPr>
        <w:ind w:left="-5" w:right="19"/>
        <w:rPr>
          <w:lang w:val="en-US"/>
        </w:rPr>
      </w:pPr>
      <w:r w:rsidRPr="002308A3">
        <w:rPr>
          <w:lang w:val="en-US"/>
        </w:rPr>
        <w:t xml:space="preserve">In Section 4.3 the identification for the model using sign restrictions was made. Using this identification resulted in similar results as the Choelesky identification from a positive shock to financial stress. The difference being that all economic variables having a significant response, with both greater magnitude and over a longer horizon. From Figure 8 </w:t>
      </w:r>
      <w:r w:rsidR="002E217E">
        <w:rPr>
          <w:lang w:val="en-US"/>
        </w:rPr>
        <w:t>we</w:t>
      </w:r>
      <w:r w:rsidR="002E217E" w:rsidRPr="002308A3">
        <w:rPr>
          <w:lang w:val="en-US"/>
        </w:rPr>
        <w:t xml:space="preserve"> </w:t>
      </w:r>
      <w:r w:rsidRPr="002308A3">
        <w:rPr>
          <w:lang w:val="en-US"/>
        </w:rPr>
        <w:t>can see that the response of GDP growth from a positive shock to financial stress had a maximum reduction of 0.84 percentage points a period after the shock</w:t>
      </w:r>
      <w:r w:rsidR="002E217E">
        <w:rPr>
          <w:lang w:val="en-US"/>
        </w:rPr>
        <w:t xml:space="preserve"> and that</w:t>
      </w:r>
      <w:r w:rsidRPr="002308A3">
        <w:rPr>
          <w:lang w:val="en-US"/>
        </w:rPr>
        <w:t xml:space="preserve"> the effect faded away over 8 periods. Besides GDP growth, both inflation rate and change in interest rate has a significant decline after the shock compared with previous structural</w:t>
      </w:r>
    </w:p>
    <w:p w14:paraId="164453C1" w14:textId="77777777" w:rsidR="00B1296F" w:rsidRDefault="00523B7C">
      <w:pPr>
        <w:spacing w:after="228" w:line="259" w:lineRule="auto"/>
        <w:ind w:left="36" w:right="0" w:firstLine="0"/>
        <w:jc w:val="left"/>
      </w:pPr>
      <w:r>
        <w:rPr>
          <w:noProof/>
        </w:rPr>
        <w:drawing>
          <wp:inline distT="0" distB="0" distL="0" distR="0" wp14:anchorId="010ED337" wp14:editId="30C9A5A5">
            <wp:extent cx="4319835" cy="236574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0"/>
                    <a:stretch>
                      <a:fillRect/>
                    </a:stretch>
                  </pic:blipFill>
                  <pic:spPr>
                    <a:xfrm>
                      <a:off x="0" y="0"/>
                      <a:ext cx="4319835" cy="2365745"/>
                    </a:xfrm>
                    <a:prstGeom prst="rect">
                      <a:avLst/>
                    </a:prstGeom>
                  </pic:spPr>
                </pic:pic>
              </a:graphicData>
            </a:graphic>
          </wp:inline>
        </w:drawing>
      </w:r>
    </w:p>
    <w:p w14:paraId="564DE289" w14:textId="77777777" w:rsidR="00B1296F" w:rsidRPr="002308A3" w:rsidRDefault="00523B7C">
      <w:pPr>
        <w:spacing w:after="430" w:line="244" w:lineRule="auto"/>
        <w:ind w:left="-5" w:right="19"/>
        <w:rPr>
          <w:lang w:val="en-US"/>
        </w:rPr>
      </w:pPr>
      <w:r w:rsidRPr="002308A3">
        <w:rPr>
          <w:lang w:val="en-US"/>
        </w:rPr>
        <w:t>Figure 7: Impulse response functions SFSI ordered last. Solid lines are median response of the endogenous variables to one-standard-deviation shock. Shaded areas represent 95 percent error bands.</w:t>
      </w:r>
    </w:p>
    <w:p w14:paraId="04F8904B" w14:textId="29A68F23" w:rsidR="00B1296F" w:rsidRPr="002308A3" w:rsidRDefault="00523B7C">
      <w:pPr>
        <w:spacing w:after="675"/>
        <w:ind w:left="-5" w:right="19"/>
        <w:rPr>
          <w:lang w:val="en-US"/>
        </w:rPr>
      </w:pPr>
      <w:r w:rsidRPr="002308A3">
        <w:rPr>
          <w:lang w:val="en-US"/>
        </w:rPr>
        <w:t xml:space="preserve">identifications. From the forecast error variance in Figure </w:t>
      </w:r>
      <w:r w:rsidRPr="00E46AFF">
        <w:rPr>
          <w:highlight w:val="yellow"/>
          <w:lang w:val="en-US"/>
        </w:rPr>
        <w:t>[FIG REF]</w:t>
      </w:r>
      <w:r w:rsidRPr="002308A3">
        <w:rPr>
          <w:lang w:val="en-US"/>
        </w:rPr>
        <w:t>, financial stress shocks are shown to explain up to 30 percent of the variations in GDP growth, staying stable over all periods</w:t>
      </w:r>
      <w:r w:rsidR="00366756">
        <w:rPr>
          <w:lang w:val="en-US"/>
        </w:rPr>
        <w:t>, w</w:t>
      </w:r>
      <w:r w:rsidRPr="002308A3">
        <w:rPr>
          <w:lang w:val="en-US"/>
        </w:rPr>
        <w:t xml:space="preserve">here the increased explanatory power of </w:t>
      </w:r>
      <w:r w:rsidRPr="002308A3">
        <w:rPr>
          <w:lang w:val="en-US"/>
        </w:rPr>
        <w:lastRenderedPageBreak/>
        <w:t xml:space="preserve">financial stress is true for the other economic variables as well. In the historical decomposition financial stress is shown to be </w:t>
      </w:r>
      <w:r w:rsidR="00366756">
        <w:rPr>
          <w:lang w:val="en-US"/>
        </w:rPr>
        <w:t xml:space="preserve">a </w:t>
      </w:r>
      <w:r w:rsidRPr="002308A3">
        <w:rPr>
          <w:lang w:val="en-US"/>
        </w:rPr>
        <w:t>key contributor in the fluctuations of the economic variables during the buildup and climax of the great financial crises.</w:t>
      </w:r>
    </w:p>
    <w:p w14:paraId="4EC43DA6" w14:textId="77777777" w:rsidR="00B1296F" w:rsidRPr="002308A3" w:rsidRDefault="00523B7C">
      <w:pPr>
        <w:pStyle w:val="Heading1"/>
        <w:tabs>
          <w:tab w:val="center" w:pos="1220"/>
        </w:tabs>
        <w:ind w:left="-15" w:firstLine="0"/>
        <w:rPr>
          <w:lang w:val="en-US"/>
        </w:rPr>
      </w:pPr>
      <w:r w:rsidRPr="002308A3">
        <w:rPr>
          <w:lang w:val="en-US"/>
        </w:rPr>
        <w:t>9</w:t>
      </w:r>
      <w:r w:rsidRPr="002308A3">
        <w:rPr>
          <w:lang w:val="en-US"/>
        </w:rPr>
        <w:tab/>
        <w:t>Discussion</w:t>
      </w:r>
    </w:p>
    <w:p w14:paraId="597DF02E" w14:textId="0A02D567" w:rsidR="00B1296F" w:rsidRPr="002308A3" w:rsidRDefault="00523B7C">
      <w:pPr>
        <w:ind w:left="-5" w:right="19"/>
        <w:rPr>
          <w:lang w:val="en-US"/>
        </w:rPr>
      </w:pPr>
      <w:r w:rsidRPr="002308A3">
        <w:rPr>
          <w:lang w:val="en-US"/>
        </w:rPr>
        <w:t>Dropping the steady state prior did not affect the results significantly. Altering the ordering of the variables, following a slow-to-fast specification where the financial stress index is ordered last, resulted in no significant response in any of the economic variables from a positive shock to financial stress. Comparatively with the original ordering in Equation 1, where a positive shock to financial stress had significant effect on GDP growth. Stockhammar &amp; Osterholm (2017) found similar results when checking for the robustness of their model studying uncertainty shocks given by CBOE S&amp;P volatility index.</w:t>
      </w:r>
    </w:p>
    <w:p w14:paraId="4F73FD9C" w14:textId="2326ED54" w:rsidR="00B1296F" w:rsidRPr="00E46AFF" w:rsidRDefault="00523B7C">
      <w:pPr>
        <w:ind w:left="-5" w:right="19"/>
        <w:rPr>
          <w:lang w:val="en-US"/>
        </w:rPr>
      </w:pPr>
      <w:r w:rsidRPr="002308A3">
        <w:rPr>
          <w:lang w:val="en-US"/>
        </w:rPr>
        <w:t>Since ordering of the variables impacted the results, and specifically resulted in no significant responses from any of the economic variables from a shock to financial stress</w:t>
      </w:r>
      <w:r w:rsidR="00366756">
        <w:rPr>
          <w:lang w:val="en-US"/>
        </w:rPr>
        <w:t>, t</w:t>
      </w:r>
      <w:r w:rsidRPr="00E46AFF">
        <w:rPr>
          <w:lang w:val="en-US"/>
        </w:rPr>
        <w:t>his implies that the structural shocks are sensitive to the</w:t>
      </w:r>
    </w:p>
    <w:p w14:paraId="2FD52EE7" w14:textId="77777777" w:rsidR="00B1296F" w:rsidRDefault="00523B7C">
      <w:pPr>
        <w:spacing w:after="228" w:line="259" w:lineRule="auto"/>
        <w:ind w:left="36" w:right="0" w:firstLine="0"/>
        <w:jc w:val="left"/>
      </w:pPr>
      <w:r>
        <w:rPr>
          <w:noProof/>
        </w:rPr>
        <w:drawing>
          <wp:inline distT="0" distB="0" distL="0" distR="0" wp14:anchorId="42E47B6A" wp14:editId="525F79FF">
            <wp:extent cx="4320082" cy="2348145"/>
            <wp:effectExtent l="0" t="0" r="0" b="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31"/>
                    <a:stretch>
                      <a:fillRect/>
                    </a:stretch>
                  </pic:blipFill>
                  <pic:spPr>
                    <a:xfrm>
                      <a:off x="0" y="0"/>
                      <a:ext cx="4320082" cy="2348145"/>
                    </a:xfrm>
                    <a:prstGeom prst="rect">
                      <a:avLst/>
                    </a:prstGeom>
                  </pic:spPr>
                </pic:pic>
              </a:graphicData>
            </a:graphic>
          </wp:inline>
        </w:drawing>
      </w:r>
    </w:p>
    <w:p w14:paraId="2075169B" w14:textId="77777777" w:rsidR="00B1296F" w:rsidRPr="002308A3" w:rsidRDefault="00523B7C">
      <w:pPr>
        <w:spacing w:after="430" w:line="244" w:lineRule="auto"/>
        <w:ind w:left="-5" w:right="19"/>
        <w:rPr>
          <w:lang w:val="en-US"/>
        </w:rPr>
      </w:pPr>
      <w:r w:rsidRPr="002308A3">
        <w:rPr>
          <w:lang w:val="en-US"/>
        </w:rPr>
        <w:t>Figure 8: Impulse response functions SFSI ordered last. Solid lines are median response of the endogenous variables to one-standard-deviation shock. Shaded areas represent 95 percent error bands.</w:t>
      </w:r>
    </w:p>
    <w:p w14:paraId="46F1051C" w14:textId="77777777" w:rsidR="00B1296F" w:rsidRPr="002308A3" w:rsidRDefault="00523B7C">
      <w:pPr>
        <w:ind w:left="-5" w:right="19"/>
        <w:rPr>
          <w:lang w:val="en-US"/>
        </w:rPr>
      </w:pPr>
      <w:r w:rsidRPr="002308A3">
        <w:rPr>
          <w:lang w:val="en-US"/>
        </w:rPr>
        <w:lastRenderedPageBreak/>
        <w:t>assumptions of the dynamics in the system and that a choice between the models is ambiguous.</w:t>
      </w:r>
    </w:p>
    <w:p w14:paraId="275DE3FB" w14:textId="5D25C4B6" w:rsidR="00B1296F" w:rsidRPr="002308A3" w:rsidRDefault="00523B7C">
      <w:pPr>
        <w:ind w:left="-5" w:right="19"/>
        <w:rPr>
          <w:lang w:val="en-US"/>
        </w:rPr>
      </w:pPr>
      <w:commentRangeStart w:id="40"/>
      <w:r w:rsidRPr="002308A3">
        <w:rPr>
          <w:lang w:val="en-US"/>
        </w:rPr>
        <w:t>Applying a different identification strategy, mainly sign restriction allow us more flexibility.</w:t>
      </w:r>
      <w:commentRangeStart w:id="41"/>
      <w:commentRangeEnd w:id="40"/>
      <w:r w:rsidR="00A64CD8">
        <w:rPr>
          <w:rStyle w:val="CommentReference"/>
        </w:rPr>
        <w:commentReference w:id="40"/>
      </w:r>
      <w:r w:rsidRPr="002308A3">
        <w:rPr>
          <w:lang w:val="en-US"/>
        </w:rPr>
        <w:t xml:space="preserve"> The advantage </w:t>
      </w:r>
      <w:r w:rsidR="00E46AFF">
        <w:rPr>
          <w:lang w:val="en-US"/>
        </w:rPr>
        <w:t>of sign restrictions</w:t>
      </w:r>
      <w:r w:rsidR="009C6FAF">
        <w:rPr>
          <w:lang w:val="en-US"/>
        </w:rPr>
        <w:t xml:space="preserve"> is</w:t>
      </w:r>
      <w:r w:rsidR="00E46AFF" w:rsidRPr="002308A3">
        <w:rPr>
          <w:lang w:val="en-US"/>
        </w:rPr>
        <w:t xml:space="preserve"> </w:t>
      </w:r>
      <w:r w:rsidRPr="002308A3">
        <w:rPr>
          <w:lang w:val="en-US"/>
        </w:rPr>
        <w:t>not having to specify the recursive ordering of the variables.</w:t>
      </w:r>
      <w:commentRangeEnd w:id="41"/>
      <w:r w:rsidR="000C7BAB">
        <w:rPr>
          <w:rStyle w:val="CommentReference"/>
        </w:rPr>
        <w:commentReference w:id="41"/>
      </w:r>
      <w:r w:rsidRPr="002308A3">
        <w:rPr>
          <w:lang w:val="en-US"/>
        </w:rPr>
        <w:t xml:space="preserve"> From this identification the effect of a positive shock to financial stress had greater magnitude and faded slower compared with the model using </w:t>
      </w:r>
      <w:r w:rsidR="00425547">
        <w:rPr>
          <w:lang w:val="en-US"/>
        </w:rPr>
        <w:t xml:space="preserve">the </w:t>
      </w:r>
      <w:proofErr w:type="spellStart"/>
      <w:r w:rsidRPr="002308A3">
        <w:rPr>
          <w:lang w:val="en-US"/>
        </w:rPr>
        <w:t>Choelesky</w:t>
      </w:r>
      <w:proofErr w:type="spellEnd"/>
      <w:r w:rsidRPr="002308A3">
        <w:rPr>
          <w:lang w:val="en-US"/>
        </w:rPr>
        <w:t xml:space="preserve"> identification. The results from the restrictions w</w:t>
      </w:r>
      <w:r w:rsidR="00425547">
        <w:rPr>
          <w:lang w:val="en-US"/>
        </w:rPr>
        <w:t>ere</w:t>
      </w:r>
      <w:r w:rsidRPr="002308A3">
        <w:rPr>
          <w:lang w:val="en-US"/>
        </w:rPr>
        <w:t xml:space="preserve"> not tested for robustness and Fry &amp; Pagan (2009) points out that sign restrictions </w:t>
      </w:r>
      <w:proofErr w:type="gramStart"/>
      <w:r w:rsidRPr="002308A3">
        <w:rPr>
          <w:lang w:val="en-US"/>
        </w:rPr>
        <w:t>is</w:t>
      </w:r>
      <w:proofErr w:type="gramEnd"/>
      <w:r w:rsidRPr="002308A3">
        <w:rPr>
          <w:lang w:val="en-US"/>
        </w:rPr>
        <w:t xml:space="preserve"> rather weak and should be used in conjunction with parametric restrictions</w:t>
      </w:r>
      <w:r w:rsidR="00425547">
        <w:rPr>
          <w:lang w:val="en-US"/>
        </w:rPr>
        <w:t>.</w:t>
      </w:r>
      <w:r w:rsidR="00425547" w:rsidRPr="002308A3">
        <w:rPr>
          <w:lang w:val="en-US"/>
        </w:rPr>
        <w:t xml:space="preserve"> </w:t>
      </w:r>
      <w:r w:rsidR="00425547">
        <w:rPr>
          <w:lang w:val="en-US"/>
        </w:rPr>
        <w:t>T</w:t>
      </w:r>
      <w:r w:rsidRPr="002308A3">
        <w:rPr>
          <w:lang w:val="en-US"/>
        </w:rPr>
        <w:t>hey also point out that both sign restrictions and recursive ordering only solves the structural identification but not the model specification.</w:t>
      </w:r>
    </w:p>
    <w:p w14:paraId="57FFE1BC" w14:textId="2F579D0E" w:rsidR="00B1296F" w:rsidRPr="002308A3" w:rsidRDefault="00523B7C">
      <w:pPr>
        <w:ind w:left="-5" w:right="19"/>
        <w:rPr>
          <w:lang w:val="en-US"/>
        </w:rPr>
      </w:pPr>
      <w:r w:rsidRPr="002308A3">
        <w:rPr>
          <w:lang w:val="en-US"/>
        </w:rPr>
        <w:t>Other identification method that are more widely adopted</w:t>
      </w:r>
      <w:r w:rsidR="00F8109C">
        <w:rPr>
          <w:lang w:val="en-US"/>
        </w:rPr>
        <w:t>,</w:t>
      </w:r>
      <w:r w:rsidRPr="002308A3">
        <w:rPr>
          <w:lang w:val="en-US"/>
        </w:rPr>
        <w:t xml:space="preserve"> such as narrative shocks and high-frequency identification and external instruments (Proxy SVAR)</w:t>
      </w:r>
      <w:r w:rsidR="00F8109C">
        <w:rPr>
          <w:lang w:val="en-US"/>
        </w:rPr>
        <w:t>,</w:t>
      </w:r>
      <w:r w:rsidRPr="002308A3">
        <w:rPr>
          <w:lang w:val="en-US"/>
        </w:rPr>
        <w:t xml:space="preserve"> can be used to provide exogeneity. The challenge using these methods respectively is constructing narrative series and identifying events or having available data. For external instruments, the challenge is having an instrument fulfilling the relevance and exogeneity condition. In </w:t>
      </w:r>
      <w:r w:rsidR="00F8109C">
        <w:rPr>
          <w:lang w:val="en-US"/>
        </w:rPr>
        <w:t>this</w:t>
      </w:r>
      <w:r w:rsidRPr="002308A3">
        <w:rPr>
          <w:lang w:val="en-US"/>
        </w:rPr>
        <w:t xml:space="preserve"> case</w:t>
      </w:r>
      <w:r w:rsidR="00004B6B">
        <w:rPr>
          <w:lang w:val="en-US"/>
        </w:rPr>
        <w:t>,</w:t>
      </w:r>
      <w:r w:rsidRPr="002308A3">
        <w:rPr>
          <w:lang w:val="en-US"/>
        </w:rPr>
        <w:t xml:space="preserve"> that would be an instrument that is correlated with financial stress as well as uncorrelated with other structural shocks, meaning demand, </w:t>
      </w:r>
      <w:proofErr w:type="gramStart"/>
      <w:r w:rsidRPr="002308A3">
        <w:rPr>
          <w:lang w:val="en-US"/>
        </w:rPr>
        <w:t>supply</w:t>
      </w:r>
      <w:proofErr w:type="gramEnd"/>
      <w:r w:rsidRPr="002308A3">
        <w:rPr>
          <w:lang w:val="en-US"/>
        </w:rPr>
        <w:t xml:space="preserve"> and monetary policy shocks. </w:t>
      </w:r>
      <w:r w:rsidR="00004B6B">
        <w:rPr>
          <w:lang w:val="en-US"/>
        </w:rPr>
        <w:t xml:space="preserve">Hence, </w:t>
      </w:r>
      <w:r w:rsidRPr="002308A3">
        <w:rPr>
          <w:lang w:val="en-US"/>
        </w:rPr>
        <w:t>finding a strong instrument can prove to be extremely challenging.</w:t>
      </w:r>
    </w:p>
    <w:p w14:paraId="0E83C310" w14:textId="227A6496" w:rsidR="00B1296F" w:rsidRPr="002308A3" w:rsidRDefault="00523B7C">
      <w:pPr>
        <w:spacing w:after="675"/>
        <w:ind w:left="-5" w:right="19"/>
        <w:rPr>
          <w:lang w:val="en-US"/>
        </w:rPr>
      </w:pPr>
      <w:r w:rsidRPr="002308A3">
        <w:rPr>
          <w:lang w:val="en-US"/>
        </w:rPr>
        <w:t xml:space="preserve">Another approach one may have in the interest of further studying financial stress, would be to investigate the </w:t>
      </w:r>
      <w:commentRangeStart w:id="42"/>
      <w:r w:rsidRPr="002308A3">
        <w:rPr>
          <w:lang w:val="en-US"/>
        </w:rPr>
        <w:t>interaction effect</w:t>
      </w:r>
      <w:commentRangeEnd w:id="42"/>
      <w:r w:rsidR="00D560D5">
        <w:rPr>
          <w:rStyle w:val="CommentReference"/>
        </w:rPr>
        <w:commentReference w:id="42"/>
      </w:r>
      <w:r w:rsidRPr="002308A3">
        <w:rPr>
          <w:lang w:val="en-US"/>
        </w:rPr>
        <w:t xml:space="preserve"> of financial stress as to estimate the simultaneous interaction between financial stress and macroeconomic variables, which can be </w:t>
      </w:r>
      <w:r w:rsidR="008831F4">
        <w:rPr>
          <w:lang w:val="en-US"/>
        </w:rPr>
        <w:t>made</w:t>
      </w:r>
      <w:r w:rsidRPr="002308A3">
        <w:rPr>
          <w:lang w:val="en-US"/>
        </w:rPr>
        <w:t xml:space="preserve"> using an Interactive Panel VAR model which is a nonlinear framework. This method allows </w:t>
      </w:r>
      <w:r w:rsidR="008831F4">
        <w:rPr>
          <w:lang w:val="en-US"/>
        </w:rPr>
        <w:t>for</w:t>
      </w:r>
      <w:r w:rsidRPr="002308A3">
        <w:rPr>
          <w:lang w:val="en-US"/>
        </w:rPr>
        <w:t xml:space="preserve"> suggestive answers to questions as to how great the fiscal multiplier is during periods of high financial stress or the effect of monetary policy when there is high financial stress.</w:t>
      </w:r>
    </w:p>
    <w:p w14:paraId="6FDF0783" w14:textId="77777777" w:rsidR="00B1296F" w:rsidRPr="002308A3" w:rsidRDefault="00523B7C">
      <w:pPr>
        <w:pStyle w:val="Heading1"/>
        <w:tabs>
          <w:tab w:val="center" w:pos="1481"/>
        </w:tabs>
        <w:ind w:left="-15" w:firstLine="0"/>
        <w:rPr>
          <w:lang w:val="en-US"/>
        </w:rPr>
      </w:pPr>
      <w:r w:rsidRPr="002308A3">
        <w:rPr>
          <w:lang w:val="en-US"/>
        </w:rPr>
        <w:t>10</w:t>
      </w:r>
      <w:r w:rsidRPr="002308A3">
        <w:rPr>
          <w:lang w:val="en-US"/>
        </w:rPr>
        <w:tab/>
        <w:t>Conclusions</w:t>
      </w:r>
    </w:p>
    <w:p w14:paraId="257BC2D3" w14:textId="3BF53D59" w:rsidR="00F17323" w:rsidRDefault="00523B7C" w:rsidP="009C6FAF">
      <w:pPr>
        <w:spacing w:after="675"/>
        <w:ind w:left="-5" w:right="19"/>
        <w:rPr>
          <w:ins w:id="43" w:author="Sofia Timoudas" w:date="2022-04-05T21:26:00Z"/>
          <w:lang w:val="en-US"/>
        </w:rPr>
      </w:pPr>
      <w:commentRangeStart w:id="44"/>
      <w:r w:rsidRPr="002308A3">
        <w:rPr>
          <w:lang w:val="en-US"/>
        </w:rPr>
        <w:t xml:space="preserve">The purpose of this study was to investigate the dynamics between shocks to financial stress and the Swedish economic variables such as GDP growth, inflation rate and interest rates using a mean-adjusted Bayesian VAR model specification. The main finding </w:t>
      </w:r>
      <w:r w:rsidR="00CD1E1B">
        <w:rPr>
          <w:lang w:val="en-US"/>
        </w:rPr>
        <w:t>is</w:t>
      </w:r>
      <w:r w:rsidR="00CD1E1B" w:rsidRPr="002308A3">
        <w:rPr>
          <w:lang w:val="en-US"/>
        </w:rPr>
        <w:t xml:space="preserve"> </w:t>
      </w:r>
      <w:r w:rsidRPr="002308A3">
        <w:rPr>
          <w:lang w:val="en-US"/>
        </w:rPr>
        <w:t>that a positive shock to financial stress le</w:t>
      </w:r>
      <w:r w:rsidR="00CD1E1B">
        <w:rPr>
          <w:lang w:val="en-US"/>
        </w:rPr>
        <w:t>a</w:t>
      </w:r>
      <w:r w:rsidRPr="002308A3">
        <w:rPr>
          <w:lang w:val="en-US"/>
        </w:rPr>
        <w:t>d</w:t>
      </w:r>
      <w:r w:rsidR="00CD1E1B">
        <w:rPr>
          <w:lang w:val="en-US"/>
        </w:rPr>
        <w:t>s</w:t>
      </w:r>
      <w:r w:rsidRPr="002308A3">
        <w:rPr>
          <w:lang w:val="en-US"/>
        </w:rPr>
        <w:t xml:space="preserve"> to negative GDP growth over five quarters where the maximum effect </w:t>
      </w:r>
      <w:r w:rsidR="008F7587">
        <w:rPr>
          <w:lang w:val="en-US"/>
        </w:rPr>
        <w:t>is</w:t>
      </w:r>
      <w:r w:rsidRPr="002308A3">
        <w:rPr>
          <w:lang w:val="en-US"/>
        </w:rPr>
        <w:t xml:space="preserve"> 0.41 percentage points </w:t>
      </w:r>
      <w:r w:rsidRPr="002308A3">
        <w:rPr>
          <w:lang w:val="en-US"/>
        </w:rPr>
        <w:lastRenderedPageBreak/>
        <w:t xml:space="preserve">after the shock. </w:t>
      </w:r>
      <w:commentRangeStart w:id="45"/>
      <w:r w:rsidRPr="002308A3">
        <w:rPr>
          <w:lang w:val="en-US"/>
        </w:rPr>
        <w:t>From the forecast error variance 5-6 percent of the fluctuations of GDP growth could be explained by financial stress shocks.</w:t>
      </w:r>
      <w:commentRangeEnd w:id="45"/>
      <w:r w:rsidR="005E008A">
        <w:rPr>
          <w:rStyle w:val="CommentReference"/>
        </w:rPr>
        <w:commentReference w:id="45"/>
      </w:r>
      <w:r w:rsidRPr="002308A3">
        <w:rPr>
          <w:lang w:val="en-US"/>
        </w:rPr>
        <w:t xml:space="preserve"> Other economic variables showed no significant response to a positive shock to financial stress. The results were not robust to a change in variable ordering, leading to all economic variables showing insignificant responses to a positive shock to financial stress. Changing identification strategy from Choelesky to sign restrictions showed that financial stress shocks having a greater contribution to the historical fluctuations in the economic variables and up to 30 percent of variations in GDP growth could be explained by shocks to financial stress from the forecast error variance.</w:t>
      </w:r>
      <w:commentRangeEnd w:id="44"/>
      <w:r w:rsidR="005E008A">
        <w:rPr>
          <w:rStyle w:val="CommentReference"/>
        </w:rPr>
        <w:commentReference w:id="44"/>
      </w:r>
      <w:commentRangeStart w:id="46"/>
      <w:ins w:id="47" w:author="Sofia Timoudas" w:date="2022-04-05T21:26:00Z">
        <w:r w:rsidR="00F17323" w:rsidRPr="002308A3">
          <w:rPr>
            <w:lang w:val="en-US"/>
          </w:rPr>
          <w:t xml:space="preserve"> </w:t>
        </w:r>
        <w:commentRangeEnd w:id="46"/>
        <w:r w:rsidR="00F17323">
          <w:rPr>
            <w:rStyle w:val="CommentReference"/>
          </w:rPr>
          <w:commentReference w:id="46"/>
        </w:r>
      </w:ins>
    </w:p>
    <w:p w14:paraId="69315AF8" w14:textId="77777777" w:rsidR="00F17323" w:rsidRPr="002308A3" w:rsidRDefault="00F17323">
      <w:pPr>
        <w:spacing w:after="675"/>
        <w:ind w:left="-5" w:right="19"/>
        <w:rPr>
          <w:lang w:val="en-US"/>
        </w:rPr>
      </w:pPr>
    </w:p>
    <w:p w14:paraId="05C01316" w14:textId="77777777" w:rsidR="00B1296F" w:rsidRDefault="00523B7C">
      <w:pPr>
        <w:tabs>
          <w:tab w:val="center" w:pos="1401"/>
        </w:tabs>
        <w:spacing w:after="521" w:line="265" w:lineRule="auto"/>
        <w:ind w:left="-15" w:right="0" w:firstLine="0"/>
        <w:jc w:val="left"/>
      </w:pPr>
      <w:r>
        <w:rPr>
          <w:b/>
          <w:sz w:val="29"/>
        </w:rPr>
        <w:t>11</w:t>
      </w:r>
      <w:r>
        <w:rPr>
          <w:b/>
          <w:sz w:val="29"/>
        </w:rPr>
        <w:tab/>
      </w:r>
      <w:proofErr w:type="spellStart"/>
      <w:r>
        <w:rPr>
          <w:b/>
          <w:sz w:val="29"/>
        </w:rPr>
        <w:t>References</w:t>
      </w:r>
      <w:proofErr w:type="spellEnd"/>
    </w:p>
    <w:p w14:paraId="34A8DBE7" w14:textId="77777777" w:rsidR="00B1296F" w:rsidRDefault="00523B7C">
      <w:pPr>
        <w:pStyle w:val="Heading1"/>
        <w:tabs>
          <w:tab w:val="center" w:pos="1334"/>
        </w:tabs>
        <w:ind w:left="-15" w:firstLine="0"/>
      </w:pPr>
      <w:r>
        <w:t>12</w:t>
      </w:r>
      <w:r>
        <w:tab/>
        <w:t>Appendix</w:t>
      </w:r>
    </w:p>
    <w:p w14:paraId="4D090D80" w14:textId="77777777" w:rsidR="00B1296F" w:rsidRDefault="00523B7C">
      <w:pPr>
        <w:spacing w:after="228" w:line="259" w:lineRule="auto"/>
        <w:ind w:left="36" w:right="0" w:firstLine="0"/>
        <w:jc w:val="left"/>
      </w:pPr>
      <w:r>
        <w:rPr>
          <w:noProof/>
        </w:rPr>
        <w:drawing>
          <wp:inline distT="0" distB="0" distL="0" distR="0" wp14:anchorId="33D7FDC2" wp14:editId="002ED851">
            <wp:extent cx="4319626" cy="2105818"/>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2"/>
                    <a:stretch>
                      <a:fillRect/>
                    </a:stretch>
                  </pic:blipFill>
                  <pic:spPr>
                    <a:xfrm>
                      <a:off x="0" y="0"/>
                      <a:ext cx="4319626" cy="2105818"/>
                    </a:xfrm>
                    <a:prstGeom prst="rect">
                      <a:avLst/>
                    </a:prstGeom>
                  </pic:spPr>
                </pic:pic>
              </a:graphicData>
            </a:graphic>
          </wp:inline>
        </w:drawing>
      </w:r>
    </w:p>
    <w:p w14:paraId="6F57C682" w14:textId="77777777" w:rsidR="00B1296F" w:rsidRDefault="00523B7C">
      <w:pPr>
        <w:spacing w:after="1899" w:line="249" w:lineRule="auto"/>
        <w:ind w:left="-5" w:right="19"/>
      </w:pPr>
      <w:r w:rsidRPr="002308A3">
        <w:rPr>
          <w:lang w:val="en-US"/>
        </w:rPr>
        <w:t xml:space="preserve">Figure 9: Impulse response functions mean-adjusted model. Solid lines are median response of the endogenous variables to one-standard-deviation shock. </w:t>
      </w:r>
      <w:proofErr w:type="spellStart"/>
      <w:r>
        <w:t>Shaded</w:t>
      </w:r>
      <w:proofErr w:type="spellEnd"/>
      <w:r>
        <w:t xml:space="preserve"> areas </w:t>
      </w:r>
      <w:proofErr w:type="spellStart"/>
      <w:r>
        <w:t>represent</w:t>
      </w:r>
      <w:proofErr w:type="spellEnd"/>
      <w:r>
        <w:t xml:space="preserve"> 95 </w:t>
      </w:r>
      <w:proofErr w:type="spellStart"/>
      <w:r>
        <w:t>percent</w:t>
      </w:r>
      <w:proofErr w:type="spellEnd"/>
      <w:r>
        <w:t xml:space="preserve"> </w:t>
      </w:r>
      <w:proofErr w:type="spellStart"/>
      <w:r>
        <w:t>error</w:t>
      </w:r>
      <w:proofErr w:type="spellEnd"/>
      <w:r>
        <w:t xml:space="preserve"> bands.</w:t>
      </w:r>
    </w:p>
    <w:p w14:paraId="15674F5B" w14:textId="77777777" w:rsidR="00B1296F" w:rsidRDefault="00523B7C">
      <w:pPr>
        <w:spacing w:after="228" w:line="259" w:lineRule="auto"/>
        <w:ind w:left="311" w:right="0" w:firstLine="0"/>
        <w:jc w:val="left"/>
      </w:pPr>
      <w:r>
        <w:rPr>
          <w:rFonts w:ascii="Calibri" w:eastAsia="Calibri" w:hAnsi="Calibri" w:cs="Calibri"/>
          <w:noProof/>
          <w:sz w:val="22"/>
        </w:rPr>
        <w:lastRenderedPageBreak/>
        <mc:AlternateContent>
          <mc:Choice Requires="wpg">
            <w:drawing>
              <wp:inline distT="0" distB="0" distL="0" distR="0" wp14:anchorId="202D50ED" wp14:editId="0586621A">
                <wp:extent cx="3928684" cy="2022054"/>
                <wp:effectExtent l="0" t="0" r="0" b="0"/>
                <wp:docPr id="14602" name="Group 14602"/>
                <wp:cNvGraphicFramePr/>
                <a:graphic xmlns:a="http://schemas.openxmlformats.org/drawingml/2006/main">
                  <a:graphicData uri="http://schemas.microsoft.com/office/word/2010/wordprocessingGroup">
                    <wpg:wgp>
                      <wpg:cNvGrpSpPr/>
                      <wpg:grpSpPr>
                        <a:xfrm>
                          <a:off x="0" y="0"/>
                          <a:ext cx="3928684" cy="2022054"/>
                          <a:chOff x="0" y="0"/>
                          <a:chExt cx="3928684" cy="2022054"/>
                        </a:xfrm>
                      </wpg:grpSpPr>
                      <pic:pic xmlns:pic="http://schemas.openxmlformats.org/drawingml/2006/picture">
                        <pic:nvPicPr>
                          <pic:cNvPr id="975" name="Picture 975"/>
                          <pic:cNvPicPr/>
                        </pic:nvPicPr>
                        <pic:blipFill>
                          <a:blip r:embed="rId33"/>
                          <a:stretch>
                            <a:fillRect/>
                          </a:stretch>
                        </pic:blipFill>
                        <pic:spPr>
                          <a:xfrm>
                            <a:off x="0" y="0"/>
                            <a:ext cx="1746131" cy="1006422"/>
                          </a:xfrm>
                          <a:prstGeom prst="rect">
                            <a:avLst/>
                          </a:prstGeom>
                        </pic:spPr>
                      </pic:pic>
                      <pic:pic xmlns:pic="http://schemas.openxmlformats.org/drawingml/2006/picture">
                        <pic:nvPicPr>
                          <pic:cNvPr id="977" name="Picture 977"/>
                          <pic:cNvPicPr/>
                        </pic:nvPicPr>
                        <pic:blipFill>
                          <a:blip r:embed="rId34"/>
                          <a:stretch>
                            <a:fillRect/>
                          </a:stretch>
                        </pic:blipFill>
                        <pic:spPr>
                          <a:xfrm>
                            <a:off x="2182559" y="27294"/>
                            <a:ext cx="1745818" cy="951887"/>
                          </a:xfrm>
                          <a:prstGeom prst="rect">
                            <a:avLst/>
                          </a:prstGeom>
                        </pic:spPr>
                      </pic:pic>
                      <pic:pic xmlns:pic="http://schemas.openxmlformats.org/drawingml/2006/picture">
                        <pic:nvPicPr>
                          <pic:cNvPr id="979" name="Picture 979"/>
                          <pic:cNvPicPr/>
                        </pic:nvPicPr>
                        <pic:blipFill>
                          <a:blip r:embed="rId35"/>
                          <a:stretch>
                            <a:fillRect/>
                          </a:stretch>
                        </pic:blipFill>
                        <pic:spPr>
                          <a:xfrm>
                            <a:off x="0" y="1045607"/>
                            <a:ext cx="1745755" cy="949967"/>
                          </a:xfrm>
                          <a:prstGeom prst="rect">
                            <a:avLst/>
                          </a:prstGeom>
                        </pic:spPr>
                      </pic:pic>
                      <pic:pic xmlns:pic="http://schemas.openxmlformats.org/drawingml/2006/picture">
                        <pic:nvPicPr>
                          <pic:cNvPr id="981" name="Picture 981"/>
                          <pic:cNvPicPr/>
                        </pic:nvPicPr>
                        <pic:blipFill>
                          <a:blip r:embed="rId36"/>
                          <a:stretch>
                            <a:fillRect/>
                          </a:stretch>
                        </pic:blipFill>
                        <pic:spPr>
                          <a:xfrm>
                            <a:off x="2182559" y="1019034"/>
                            <a:ext cx="1746125" cy="1003019"/>
                          </a:xfrm>
                          <a:prstGeom prst="rect">
                            <a:avLst/>
                          </a:prstGeom>
                        </pic:spPr>
                      </pic:pic>
                    </wpg:wgp>
                  </a:graphicData>
                </a:graphic>
              </wp:inline>
            </w:drawing>
          </mc:Choice>
          <mc:Fallback xmlns:a="http://schemas.openxmlformats.org/drawingml/2006/main">
            <w:pict>
              <v:group id="Group 14602" style="width:309.345pt;height:159.217pt;mso-position-horizontal-relative:char;mso-position-vertical-relative:line" coordsize="39286,20220">
                <v:shape id="Picture 975" style="position:absolute;width:17461;height:10064;left:0;top:0;" filled="f">
                  <v:imagedata r:id="rId37"/>
                </v:shape>
                <v:shape id="Picture 977" style="position:absolute;width:17458;height:9518;left:21825;top:272;" filled="f">
                  <v:imagedata r:id="rId38"/>
                </v:shape>
                <v:shape id="Picture 979" style="position:absolute;width:17457;height:9499;left:0;top:10456;" filled="f">
                  <v:imagedata r:id="rId39"/>
                </v:shape>
                <v:shape id="Picture 981" style="position:absolute;width:17461;height:10030;left:21825;top:10190;" filled="f">
                  <v:imagedata r:id="rId40"/>
                </v:shape>
              </v:group>
            </w:pict>
          </mc:Fallback>
        </mc:AlternateContent>
      </w:r>
    </w:p>
    <w:p w14:paraId="375C1FB7" w14:textId="77777777" w:rsidR="00B1296F" w:rsidRPr="002308A3" w:rsidRDefault="00523B7C">
      <w:pPr>
        <w:spacing w:after="3" w:line="265" w:lineRule="auto"/>
        <w:ind w:left="754" w:right="778"/>
        <w:jc w:val="center"/>
        <w:rPr>
          <w:lang w:val="en-US"/>
        </w:rPr>
      </w:pPr>
      <w:r w:rsidRPr="002308A3">
        <w:rPr>
          <w:lang w:val="en-US"/>
        </w:rPr>
        <w:t>Figure 10: Historical decomposition normal diffuse prior.</w:t>
      </w:r>
    </w:p>
    <w:p w14:paraId="64397829" w14:textId="77777777" w:rsidR="00B1296F" w:rsidRDefault="00523B7C">
      <w:pPr>
        <w:spacing w:after="228" w:line="259" w:lineRule="auto"/>
        <w:ind w:left="36" w:right="0" w:firstLine="0"/>
        <w:jc w:val="left"/>
      </w:pPr>
      <w:r>
        <w:rPr>
          <w:noProof/>
        </w:rPr>
        <w:drawing>
          <wp:inline distT="0" distB="0" distL="0" distR="0" wp14:anchorId="0F6E44AF" wp14:editId="144D9AC2">
            <wp:extent cx="4319857" cy="2496920"/>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41"/>
                    <a:stretch>
                      <a:fillRect/>
                    </a:stretch>
                  </pic:blipFill>
                  <pic:spPr>
                    <a:xfrm>
                      <a:off x="0" y="0"/>
                      <a:ext cx="4319857" cy="2496920"/>
                    </a:xfrm>
                    <a:prstGeom prst="rect">
                      <a:avLst/>
                    </a:prstGeom>
                  </pic:spPr>
                </pic:pic>
              </a:graphicData>
            </a:graphic>
          </wp:inline>
        </w:drawing>
      </w:r>
    </w:p>
    <w:p w14:paraId="0BC39E14" w14:textId="77777777" w:rsidR="00B1296F" w:rsidRPr="002308A3" w:rsidRDefault="00523B7C">
      <w:pPr>
        <w:spacing w:after="1508"/>
        <w:ind w:left="1041" w:right="19"/>
        <w:rPr>
          <w:lang w:val="en-US"/>
        </w:rPr>
      </w:pPr>
      <w:r w:rsidRPr="002308A3">
        <w:rPr>
          <w:lang w:val="en-US"/>
        </w:rPr>
        <w:t>Figure 11: Forecast error variance normal diffuse prior.</w:t>
      </w:r>
    </w:p>
    <w:p w14:paraId="6A942F4B" w14:textId="77777777" w:rsidR="00B1296F" w:rsidRDefault="00523B7C">
      <w:pPr>
        <w:spacing w:after="228" w:line="259" w:lineRule="auto"/>
        <w:ind w:left="36" w:right="0" w:firstLine="0"/>
        <w:jc w:val="left"/>
      </w:pPr>
      <w:r>
        <w:rPr>
          <w:noProof/>
        </w:rPr>
        <w:lastRenderedPageBreak/>
        <w:drawing>
          <wp:inline distT="0" distB="0" distL="0" distR="0" wp14:anchorId="0036CC43" wp14:editId="5146DA44">
            <wp:extent cx="4319945" cy="2358025"/>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42"/>
                    <a:stretch>
                      <a:fillRect/>
                    </a:stretch>
                  </pic:blipFill>
                  <pic:spPr>
                    <a:xfrm>
                      <a:off x="0" y="0"/>
                      <a:ext cx="4319945" cy="2358025"/>
                    </a:xfrm>
                    <a:prstGeom prst="rect">
                      <a:avLst/>
                    </a:prstGeom>
                  </pic:spPr>
                </pic:pic>
              </a:graphicData>
            </a:graphic>
          </wp:inline>
        </w:drawing>
      </w:r>
    </w:p>
    <w:p w14:paraId="51E73BC4" w14:textId="77777777" w:rsidR="00B1296F" w:rsidRPr="002308A3" w:rsidRDefault="00523B7C">
      <w:pPr>
        <w:spacing w:line="259" w:lineRule="auto"/>
        <w:ind w:left="1013" w:right="19"/>
        <w:rPr>
          <w:lang w:val="en-US"/>
        </w:rPr>
      </w:pPr>
      <w:r w:rsidRPr="002308A3">
        <w:rPr>
          <w:lang w:val="en-US"/>
        </w:rPr>
        <w:t xml:space="preserve">Figure 12: Historical decomposition </w:t>
      </w:r>
      <w:r w:rsidRPr="002308A3">
        <w:rPr>
          <w:i/>
          <w:lang w:val="en-US"/>
        </w:rPr>
        <w:t xml:space="preserve">SFSI </w:t>
      </w:r>
      <w:r w:rsidRPr="002308A3">
        <w:rPr>
          <w:lang w:val="en-US"/>
        </w:rPr>
        <w:t>ordered last.</w:t>
      </w:r>
    </w:p>
    <w:p w14:paraId="2EECC125" w14:textId="77777777" w:rsidR="00B1296F" w:rsidRDefault="00523B7C">
      <w:pPr>
        <w:spacing w:after="228" w:line="259" w:lineRule="auto"/>
        <w:ind w:left="36" w:right="0" w:firstLine="0"/>
        <w:jc w:val="left"/>
      </w:pPr>
      <w:r>
        <w:rPr>
          <w:noProof/>
        </w:rPr>
        <w:drawing>
          <wp:inline distT="0" distB="0" distL="0" distR="0" wp14:anchorId="263037D3" wp14:editId="22DA68B4">
            <wp:extent cx="4319885" cy="2488572"/>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43"/>
                    <a:stretch>
                      <a:fillRect/>
                    </a:stretch>
                  </pic:blipFill>
                  <pic:spPr>
                    <a:xfrm>
                      <a:off x="0" y="0"/>
                      <a:ext cx="4319885" cy="2488572"/>
                    </a:xfrm>
                    <a:prstGeom prst="rect">
                      <a:avLst/>
                    </a:prstGeom>
                  </pic:spPr>
                </pic:pic>
              </a:graphicData>
            </a:graphic>
          </wp:inline>
        </w:drawing>
      </w:r>
    </w:p>
    <w:p w14:paraId="4BBA7458" w14:textId="77777777" w:rsidR="00B1296F" w:rsidRPr="002308A3" w:rsidRDefault="00523B7C">
      <w:pPr>
        <w:spacing w:after="1519"/>
        <w:ind w:left="1119" w:right="19"/>
        <w:rPr>
          <w:lang w:val="en-US"/>
        </w:rPr>
      </w:pPr>
      <w:r w:rsidRPr="002308A3">
        <w:rPr>
          <w:lang w:val="en-US"/>
        </w:rPr>
        <w:t xml:space="preserve">Figure 13: Forecast error variance </w:t>
      </w:r>
      <w:r w:rsidRPr="002308A3">
        <w:rPr>
          <w:i/>
          <w:lang w:val="en-US"/>
        </w:rPr>
        <w:t xml:space="preserve">SFSI </w:t>
      </w:r>
      <w:r w:rsidRPr="002308A3">
        <w:rPr>
          <w:lang w:val="en-US"/>
        </w:rPr>
        <w:t>ordered last</w:t>
      </w:r>
    </w:p>
    <w:p w14:paraId="4B0E2DE2" w14:textId="77777777" w:rsidR="00B1296F" w:rsidRDefault="00523B7C">
      <w:pPr>
        <w:spacing w:after="228" w:line="259" w:lineRule="auto"/>
        <w:ind w:left="36" w:right="0" w:firstLine="0"/>
        <w:jc w:val="left"/>
      </w:pPr>
      <w:r>
        <w:rPr>
          <w:noProof/>
        </w:rPr>
        <w:lastRenderedPageBreak/>
        <w:drawing>
          <wp:inline distT="0" distB="0" distL="0" distR="0" wp14:anchorId="2FEF8D12" wp14:editId="1403B08D">
            <wp:extent cx="4319945" cy="2352191"/>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44"/>
                    <a:stretch>
                      <a:fillRect/>
                    </a:stretch>
                  </pic:blipFill>
                  <pic:spPr>
                    <a:xfrm>
                      <a:off x="0" y="0"/>
                      <a:ext cx="4319945" cy="2352191"/>
                    </a:xfrm>
                    <a:prstGeom prst="rect">
                      <a:avLst/>
                    </a:prstGeom>
                  </pic:spPr>
                </pic:pic>
              </a:graphicData>
            </a:graphic>
          </wp:inline>
        </w:drawing>
      </w:r>
    </w:p>
    <w:p w14:paraId="7A030FBD" w14:textId="77777777" w:rsidR="00B1296F" w:rsidRDefault="00523B7C">
      <w:pPr>
        <w:spacing w:line="259" w:lineRule="auto"/>
        <w:ind w:left="1137" w:right="19"/>
      </w:pPr>
      <w:proofErr w:type="spellStart"/>
      <w:r>
        <w:t>Figure</w:t>
      </w:r>
      <w:proofErr w:type="spellEnd"/>
      <w:r>
        <w:t xml:space="preserve"> 14: </w:t>
      </w:r>
      <w:proofErr w:type="spellStart"/>
      <w:r>
        <w:t>Historical</w:t>
      </w:r>
      <w:proofErr w:type="spellEnd"/>
      <w:r>
        <w:t xml:space="preserve"> </w:t>
      </w:r>
      <w:proofErr w:type="spellStart"/>
      <w:r>
        <w:t>decomposition</w:t>
      </w:r>
      <w:proofErr w:type="spellEnd"/>
      <w:r>
        <w:t xml:space="preserve">, </w:t>
      </w:r>
      <w:proofErr w:type="spellStart"/>
      <w:r>
        <w:t>sign</w:t>
      </w:r>
      <w:proofErr w:type="spellEnd"/>
      <w:r>
        <w:t xml:space="preserve"> </w:t>
      </w:r>
      <w:proofErr w:type="spellStart"/>
      <w:r>
        <w:t>restrictions</w:t>
      </w:r>
      <w:proofErr w:type="spellEnd"/>
    </w:p>
    <w:p w14:paraId="627FC14A" w14:textId="77777777" w:rsidR="00B1296F" w:rsidRDefault="00523B7C">
      <w:pPr>
        <w:spacing w:after="228" w:line="259" w:lineRule="auto"/>
        <w:ind w:left="36" w:right="0" w:firstLine="0"/>
        <w:jc w:val="left"/>
      </w:pPr>
      <w:r>
        <w:rPr>
          <w:noProof/>
        </w:rPr>
        <w:drawing>
          <wp:inline distT="0" distB="0" distL="0" distR="0" wp14:anchorId="6C98CFDC" wp14:editId="3D6B256E">
            <wp:extent cx="4319914" cy="2543289"/>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5"/>
                    <a:stretch>
                      <a:fillRect/>
                    </a:stretch>
                  </pic:blipFill>
                  <pic:spPr>
                    <a:xfrm>
                      <a:off x="0" y="0"/>
                      <a:ext cx="4319914" cy="2543289"/>
                    </a:xfrm>
                    <a:prstGeom prst="rect">
                      <a:avLst/>
                    </a:prstGeom>
                  </pic:spPr>
                </pic:pic>
              </a:graphicData>
            </a:graphic>
          </wp:inline>
        </w:drawing>
      </w:r>
    </w:p>
    <w:p w14:paraId="5A2728FF" w14:textId="77777777" w:rsidR="00B1296F" w:rsidRPr="002308A3" w:rsidRDefault="00523B7C">
      <w:pPr>
        <w:spacing w:line="259" w:lineRule="auto"/>
        <w:ind w:left="1187" w:right="19"/>
        <w:rPr>
          <w:lang w:val="en-US"/>
        </w:rPr>
      </w:pPr>
      <w:r w:rsidRPr="002308A3">
        <w:rPr>
          <w:lang w:val="en-US"/>
        </w:rPr>
        <w:t>Figure 15: Forecast error variance, sign restrictions.</w:t>
      </w:r>
    </w:p>
    <w:sectPr w:rsidR="00B1296F" w:rsidRPr="002308A3">
      <w:footerReference w:type="even" r:id="rId46"/>
      <w:footerReference w:type="default" r:id="rId47"/>
      <w:footerReference w:type="first" r:id="rId48"/>
      <w:pgSz w:w="11906" w:h="16838"/>
      <w:pgMar w:top="2516" w:right="2501" w:bottom="2368" w:left="2496"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ofia Timoudas" w:date="2022-04-04T22:40:00Z" w:initials="ST">
    <w:p w14:paraId="76C31646" w14:textId="77777777" w:rsidR="00B71919" w:rsidRDefault="00B71919" w:rsidP="00F25D7B">
      <w:pPr>
        <w:pStyle w:val="CommentText"/>
        <w:jc w:val="left"/>
      </w:pPr>
      <w:r>
        <w:rPr>
          <w:rStyle w:val="CommentReference"/>
        </w:rPr>
        <w:annotationRef/>
      </w:r>
      <w:r>
        <w:t>Säger man verkligen shock to financial stress?</w:t>
      </w:r>
    </w:p>
  </w:comment>
  <w:comment w:id="1" w:author="Sofia Timoudas" w:date="2022-04-04T22:41:00Z" w:initials="ST">
    <w:p w14:paraId="1E6AC2CD" w14:textId="77777777" w:rsidR="00B2217B" w:rsidRDefault="00B2217B" w:rsidP="00B41C85">
      <w:pPr>
        <w:pStyle w:val="CommentText"/>
        <w:jc w:val="left"/>
      </w:pPr>
      <w:r>
        <w:rPr>
          <w:rStyle w:val="CommentReference"/>
        </w:rPr>
        <w:annotationRef/>
      </w:r>
      <w:r>
        <w:t>Varför är detta intressant att undersöka?</w:t>
      </w:r>
    </w:p>
  </w:comment>
  <w:comment w:id="15" w:author="Sofia Timoudas" w:date="2022-03-30T09:58:00Z" w:initials="ST">
    <w:p w14:paraId="5074C4C2" w14:textId="00BFE7AD" w:rsidR="00186AFD" w:rsidRDefault="00186AFD" w:rsidP="00B86A69">
      <w:pPr>
        <w:pStyle w:val="CommentText"/>
        <w:jc w:val="left"/>
      </w:pPr>
      <w:r>
        <w:rPr>
          <w:rStyle w:val="CommentReference"/>
        </w:rPr>
        <w:annotationRef/>
      </w:r>
      <w:r>
        <w:t>The or they?</w:t>
      </w:r>
    </w:p>
  </w:comment>
  <w:comment w:id="16" w:author="Sofia Timoudas" w:date="2022-04-04T22:14:00Z" w:initials="ST">
    <w:p w14:paraId="1EE9154A" w14:textId="77777777" w:rsidR="00781154" w:rsidRDefault="00781154" w:rsidP="006001BF">
      <w:pPr>
        <w:pStyle w:val="CommentText"/>
        <w:jc w:val="left"/>
      </w:pPr>
      <w:r>
        <w:rPr>
          <w:rStyle w:val="CommentReference"/>
        </w:rPr>
        <w:annotationRef/>
      </w:r>
      <w:r>
        <w:t>Fattar inte meningen?</w:t>
      </w:r>
    </w:p>
  </w:comment>
  <w:comment w:id="18" w:author="Sofia Timoudas" w:date="2022-04-04T22:15:00Z" w:initials="ST">
    <w:p w14:paraId="41B53394" w14:textId="77777777" w:rsidR="00CE45A9" w:rsidRDefault="00CE45A9" w:rsidP="008C54C6">
      <w:pPr>
        <w:pStyle w:val="CommentText"/>
        <w:jc w:val="left"/>
      </w:pPr>
      <w:r>
        <w:rPr>
          <w:rStyle w:val="CommentReference"/>
        </w:rPr>
        <w:annotationRef/>
      </w:r>
      <w:r>
        <w:t>Förkortning för vad?</w:t>
      </w:r>
    </w:p>
  </w:comment>
  <w:comment w:id="22" w:author="Sofia Timoudas" w:date="2022-04-04T22:16:00Z" w:initials="ST">
    <w:p w14:paraId="395B1C68" w14:textId="77777777" w:rsidR="00E631EF" w:rsidRDefault="00E631EF" w:rsidP="00557A59">
      <w:pPr>
        <w:pStyle w:val="CommentText"/>
        <w:jc w:val="left"/>
      </w:pPr>
      <w:r>
        <w:rPr>
          <w:rStyle w:val="CommentReference"/>
        </w:rPr>
        <w:annotationRef/>
      </w:r>
      <w:r>
        <w:t>Förstår inte formuleringen?</w:t>
      </w:r>
    </w:p>
  </w:comment>
  <w:comment w:id="23" w:author="Sofia Timoudas" w:date="2022-04-04T22:18:00Z" w:initials="ST">
    <w:p w14:paraId="44B0E0FF" w14:textId="77777777" w:rsidR="00AF5132" w:rsidRDefault="00AF5132" w:rsidP="00793219">
      <w:pPr>
        <w:pStyle w:val="CommentText"/>
        <w:jc w:val="left"/>
      </w:pPr>
      <w:r>
        <w:rPr>
          <w:rStyle w:val="CommentReference"/>
        </w:rPr>
        <w:annotationRef/>
      </w:r>
      <w:proofErr w:type="spellStart"/>
      <w:r>
        <w:t>Mean</w:t>
      </w:r>
      <w:proofErr w:type="spellEnd"/>
      <w:r>
        <w:t>?</w:t>
      </w:r>
    </w:p>
  </w:comment>
  <w:comment w:id="24" w:author="Sofia Timoudas" w:date="2022-04-04T22:19:00Z" w:initials="ST">
    <w:p w14:paraId="1888035D" w14:textId="77777777" w:rsidR="00AF5132" w:rsidRDefault="00AF5132" w:rsidP="00A9109E">
      <w:pPr>
        <w:pStyle w:val="CommentText"/>
        <w:jc w:val="left"/>
      </w:pPr>
      <w:r>
        <w:rPr>
          <w:rStyle w:val="CommentReference"/>
        </w:rPr>
        <w:annotationRef/>
      </w:r>
      <w:r>
        <w:t>Vad menas med first difference?</w:t>
      </w:r>
    </w:p>
  </w:comment>
  <w:comment w:id="31" w:author="Sofia Timoudas" w:date="2022-04-04T22:33:00Z" w:initials="ST">
    <w:p w14:paraId="00668C31" w14:textId="77777777" w:rsidR="00661C2C" w:rsidRDefault="00661C2C" w:rsidP="009125E1">
      <w:pPr>
        <w:pStyle w:val="CommentText"/>
        <w:jc w:val="left"/>
      </w:pPr>
      <w:r>
        <w:rPr>
          <w:rStyle w:val="CommentReference"/>
        </w:rPr>
        <w:annotationRef/>
      </w:r>
      <w:r>
        <w:t>Välj ett annat ord</w:t>
      </w:r>
    </w:p>
  </w:comment>
  <w:comment w:id="32" w:author="Sofia Timoudas" w:date="2022-04-04T22:34:00Z" w:initials="ST">
    <w:p w14:paraId="19B30F9C" w14:textId="77777777" w:rsidR="00F0659D" w:rsidRDefault="00F0659D" w:rsidP="002F692C">
      <w:pPr>
        <w:pStyle w:val="CommentText"/>
        <w:jc w:val="left"/>
      </w:pPr>
      <w:r>
        <w:rPr>
          <w:rStyle w:val="CommentReference"/>
        </w:rPr>
        <w:annotationRef/>
      </w:r>
      <w:r>
        <w:t>Konstig meningsuppbyggnad</w:t>
      </w:r>
    </w:p>
  </w:comment>
  <w:comment w:id="33" w:author="Sofia Timoudas" w:date="2022-04-05T08:42:00Z" w:initials="ST">
    <w:p w14:paraId="1B8A3992" w14:textId="77777777" w:rsidR="0062764D" w:rsidRDefault="0062764D" w:rsidP="00624E71">
      <w:pPr>
        <w:pStyle w:val="CommentText"/>
        <w:jc w:val="left"/>
      </w:pPr>
      <w:r>
        <w:rPr>
          <w:rStyle w:val="CommentReference"/>
        </w:rPr>
        <w:annotationRef/>
      </w:r>
      <w:r>
        <w:t>Section, table?</w:t>
      </w:r>
    </w:p>
  </w:comment>
  <w:comment w:id="34" w:author="Sofia Timoudas" w:date="2022-04-05T08:43:00Z" w:initials="ST">
    <w:p w14:paraId="343F3ABD" w14:textId="77777777" w:rsidR="003D12BE" w:rsidRDefault="003D12BE" w:rsidP="00E1641C">
      <w:pPr>
        <w:pStyle w:val="CommentText"/>
        <w:jc w:val="left"/>
      </w:pPr>
      <w:r>
        <w:rPr>
          <w:rStyle w:val="CommentReference"/>
        </w:rPr>
        <w:annotationRef/>
      </w:r>
      <w:r>
        <w:t>Är contributes verkligen rätt ord här? Eller ska det vara contributes to?</w:t>
      </w:r>
    </w:p>
  </w:comment>
  <w:comment w:id="35" w:author="Sofia Timoudas" w:date="2022-04-05T08:43:00Z" w:initials="ST">
    <w:p w14:paraId="5BA90605" w14:textId="77777777" w:rsidR="003D12BE" w:rsidRDefault="003D12BE" w:rsidP="00F84E3C">
      <w:pPr>
        <w:pStyle w:val="CommentText"/>
        <w:jc w:val="left"/>
      </w:pPr>
      <w:r>
        <w:rPr>
          <w:rStyle w:val="CommentReference"/>
        </w:rPr>
        <w:annotationRef/>
      </w:r>
      <w:r>
        <w:t>Konstig mening</w:t>
      </w:r>
    </w:p>
  </w:comment>
  <w:comment w:id="36" w:author="Sofia Timoudas" w:date="2022-04-05T08:46:00Z" w:initials="ST">
    <w:p w14:paraId="61EBA71D" w14:textId="77777777" w:rsidR="00234A88" w:rsidRDefault="00234A88" w:rsidP="00D33FD6">
      <w:pPr>
        <w:pStyle w:val="CommentText"/>
        <w:jc w:val="left"/>
      </w:pPr>
      <w:r>
        <w:rPr>
          <w:rStyle w:val="CommentReference"/>
        </w:rPr>
        <w:annotationRef/>
      </w:r>
      <w:r>
        <w:t>Ska det verkligen vara we provide?</w:t>
      </w:r>
    </w:p>
  </w:comment>
  <w:comment w:id="38" w:author="Sofia Timoudas" w:date="2022-04-05T08:48:00Z" w:initials="ST">
    <w:p w14:paraId="1EAB0CD2" w14:textId="77777777" w:rsidR="0017125E" w:rsidRDefault="0017125E" w:rsidP="004715EE">
      <w:pPr>
        <w:pStyle w:val="CommentText"/>
        <w:jc w:val="left"/>
      </w:pPr>
      <w:r>
        <w:rPr>
          <w:rStyle w:val="CommentReference"/>
        </w:rPr>
        <w:annotationRef/>
      </w:r>
      <w:r>
        <w:t>Moving variables lastly kanske?</w:t>
      </w:r>
    </w:p>
  </w:comment>
  <w:comment w:id="39" w:author="Sofia Timoudas" w:date="2022-04-05T08:49:00Z" w:initials="ST">
    <w:p w14:paraId="705B7432" w14:textId="77777777" w:rsidR="002F2BBE" w:rsidRDefault="002F2BBE" w:rsidP="008A61F1">
      <w:pPr>
        <w:pStyle w:val="CommentText"/>
        <w:jc w:val="left"/>
      </w:pPr>
      <w:r>
        <w:rPr>
          <w:rStyle w:val="CommentReference"/>
        </w:rPr>
        <w:annotationRef/>
      </w:r>
      <w:r>
        <w:t>Reasonable varför då?</w:t>
      </w:r>
    </w:p>
  </w:comment>
  <w:comment w:id="40" w:author="Sofia Timoudas" w:date="2022-04-05T08:55:00Z" w:initials="ST">
    <w:p w14:paraId="184556D7" w14:textId="77777777" w:rsidR="00A64CD8" w:rsidRDefault="00A64CD8" w:rsidP="00012003">
      <w:pPr>
        <w:pStyle w:val="CommentText"/>
        <w:jc w:val="left"/>
      </w:pPr>
      <w:r>
        <w:rPr>
          <w:rStyle w:val="CommentReference"/>
        </w:rPr>
        <w:annotationRef/>
      </w:r>
      <w:r>
        <w:t>Konstig meningsuppbyggnad</w:t>
      </w:r>
    </w:p>
  </w:comment>
  <w:comment w:id="41" w:author="Sofia Timoudas" w:date="2022-04-05T08:56:00Z" w:initials="ST">
    <w:p w14:paraId="72A6C6E0" w14:textId="77777777" w:rsidR="000C7BAB" w:rsidRDefault="000C7BAB" w:rsidP="00900AB7">
      <w:pPr>
        <w:pStyle w:val="CommentText"/>
        <w:jc w:val="left"/>
      </w:pPr>
      <w:r>
        <w:rPr>
          <w:rStyle w:val="CommentReference"/>
        </w:rPr>
        <w:annotationRef/>
      </w:r>
      <w:r>
        <w:t>Konstig meningsuppbyggnad</w:t>
      </w:r>
    </w:p>
  </w:comment>
  <w:comment w:id="42" w:author="Sofia Timoudas" w:date="2022-04-05T21:24:00Z" w:initials="ST">
    <w:p w14:paraId="02D0C4EE" w14:textId="77777777" w:rsidR="00D560D5" w:rsidRDefault="00D560D5" w:rsidP="0035753C">
      <w:pPr>
        <w:pStyle w:val="CommentText"/>
        <w:jc w:val="left"/>
      </w:pPr>
      <w:r>
        <w:rPr>
          <w:rStyle w:val="CommentReference"/>
        </w:rPr>
        <w:annotationRef/>
      </w:r>
      <w:r>
        <w:t>Heter det verkligen interaction effect?</w:t>
      </w:r>
    </w:p>
  </w:comment>
  <w:comment w:id="45" w:author="Sofia Timoudas" w:date="2022-04-05T21:27:00Z" w:initials="ST">
    <w:p w14:paraId="1BBC40B8" w14:textId="77777777" w:rsidR="005E008A" w:rsidRDefault="005E008A" w:rsidP="00F55B74">
      <w:pPr>
        <w:pStyle w:val="CommentText"/>
        <w:jc w:val="left"/>
      </w:pPr>
      <w:r>
        <w:rPr>
          <w:rStyle w:val="CommentReference"/>
        </w:rPr>
        <w:annotationRef/>
      </w:r>
      <w:r>
        <w:t>Konstig mening</w:t>
      </w:r>
    </w:p>
  </w:comment>
  <w:comment w:id="44" w:author="Sofia Timoudas" w:date="2022-04-05T21:28:00Z" w:initials="ST">
    <w:p w14:paraId="6CA77A79" w14:textId="77777777" w:rsidR="005E008A" w:rsidRDefault="005E008A" w:rsidP="002E4D09">
      <w:pPr>
        <w:pStyle w:val="CommentText"/>
        <w:jc w:val="left"/>
      </w:pPr>
      <w:r>
        <w:rPr>
          <w:rStyle w:val="CommentReference"/>
        </w:rPr>
        <w:annotationRef/>
      </w:r>
      <w:r>
        <w:t>Varför är slutsatsen intressant?</w:t>
      </w:r>
    </w:p>
  </w:comment>
  <w:comment w:id="46" w:author="Sofia Timoudas" w:date="2022-04-04T22:41:00Z" w:initials="ST">
    <w:p w14:paraId="18E7FDB9" w14:textId="70127787" w:rsidR="00F17323" w:rsidRDefault="00F17323" w:rsidP="00F17323">
      <w:pPr>
        <w:pStyle w:val="CommentText"/>
        <w:jc w:val="left"/>
      </w:pPr>
      <w:r>
        <w:rPr>
          <w:rStyle w:val="CommentReference"/>
        </w:rPr>
        <w:annotationRef/>
      </w:r>
      <w:r>
        <w:t>Varför är detta intressant att undersöka?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31646" w15:done="0"/>
  <w15:commentEx w15:paraId="1E6AC2CD" w15:done="0"/>
  <w15:commentEx w15:paraId="5074C4C2" w15:done="1"/>
  <w15:commentEx w15:paraId="1EE9154A" w15:done="1"/>
  <w15:commentEx w15:paraId="41B53394" w15:done="1"/>
  <w15:commentEx w15:paraId="395B1C68" w15:done="0"/>
  <w15:commentEx w15:paraId="44B0E0FF" w15:done="0"/>
  <w15:commentEx w15:paraId="1888035D" w15:done="0"/>
  <w15:commentEx w15:paraId="00668C31" w15:done="0"/>
  <w15:commentEx w15:paraId="19B30F9C" w15:done="0"/>
  <w15:commentEx w15:paraId="1B8A3992" w15:done="0"/>
  <w15:commentEx w15:paraId="343F3ABD" w15:done="0"/>
  <w15:commentEx w15:paraId="5BA90605" w15:done="0"/>
  <w15:commentEx w15:paraId="61EBA71D" w15:done="1"/>
  <w15:commentEx w15:paraId="1EAB0CD2" w15:done="1"/>
  <w15:commentEx w15:paraId="705B7432" w15:done="0"/>
  <w15:commentEx w15:paraId="184556D7" w15:done="0"/>
  <w15:commentEx w15:paraId="72A6C6E0" w15:done="0"/>
  <w15:commentEx w15:paraId="02D0C4EE" w15:done="1"/>
  <w15:commentEx w15:paraId="1BBC40B8" w15:done="0"/>
  <w15:commentEx w15:paraId="6CA77A79" w15:done="0"/>
  <w15:commentEx w15:paraId="18E7FD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5F26A" w16cex:dateUtc="2022-04-04T20:40:00Z"/>
  <w16cex:commentExtensible w16cex:durableId="25F5F2B4" w16cex:dateUtc="2022-04-04T20:41:00Z"/>
  <w16cex:commentExtensible w16cex:durableId="25EEA82E" w16cex:dateUtc="2022-03-30T07:58:00Z"/>
  <w16cex:commentExtensible w16cex:durableId="25F5EC54" w16cex:dateUtc="2022-04-04T20:14:00Z"/>
  <w16cex:commentExtensible w16cex:durableId="25F5EC88" w16cex:dateUtc="2022-04-04T20:15:00Z"/>
  <w16cex:commentExtensible w16cex:durableId="25F5ECC8" w16cex:dateUtc="2022-04-04T20:16:00Z"/>
  <w16cex:commentExtensible w16cex:durableId="25F5ED4F" w16cex:dateUtc="2022-04-04T20:18:00Z"/>
  <w16cex:commentExtensible w16cex:durableId="25F5ED62" w16cex:dateUtc="2022-04-04T20:19:00Z"/>
  <w16cex:commentExtensible w16cex:durableId="25F5F0B6" w16cex:dateUtc="2022-04-04T20:33:00Z"/>
  <w16cex:commentExtensible w16cex:durableId="25F5F0EF" w16cex:dateUtc="2022-04-04T20:34:00Z"/>
  <w16cex:commentExtensible w16cex:durableId="25F67F59" w16cex:dateUtc="2022-04-05T06:42:00Z"/>
  <w16cex:commentExtensible w16cex:durableId="25F67FA7" w16cex:dateUtc="2022-04-05T06:43:00Z"/>
  <w16cex:commentExtensible w16cex:durableId="25F67FBD" w16cex:dateUtc="2022-04-05T06:43:00Z"/>
  <w16cex:commentExtensible w16cex:durableId="25F68059" w16cex:dateUtc="2022-04-05T06:46:00Z"/>
  <w16cex:commentExtensible w16cex:durableId="25F680D7" w16cex:dateUtc="2022-04-05T06:48:00Z"/>
  <w16cex:commentExtensible w16cex:durableId="25F6811D" w16cex:dateUtc="2022-04-05T06:49:00Z"/>
  <w16cex:commentExtensible w16cex:durableId="25F68278" w16cex:dateUtc="2022-04-05T06:55:00Z"/>
  <w16cex:commentExtensible w16cex:durableId="25F682A8" w16cex:dateUtc="2022-04-05T06:56:00Z"/>
  <w16cex:commentExtensible w16cex:durableId="25F73204" w16cex:dateUtc="2022-04-05T19:24:00Z"/>
  <w16cex:commentExtensible w16cex:durableId="25F732C3" w16cex:dateUtc="2022-04-05T19:27:00Z"/>
  <w16cex:commentExtensible w16cex:durableId="25F732F1" w16cex:dateUtc="2022-04-05T19:28:00Z"/>
  <w16cex:commentExtensible w16cex:durableId="25F7326A" w16cex:dateUtc="2022-04-04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31646" w16cid:durableId="25F5F26A"/>
  <w16cid:commentId w16cid:paraId="1E6AC2CD" w16cid:durableId="25F5F2B4"/>
  <w16cid:commentId w16cid:paraId="5074C4C2" w16cid:durableId="25EEA82E"/>
  <w16cid:commentId w16cid:paraId="1EE9154A" w16cid:durableId="25F5EC54"/>
  <w16cid:commentId w16cid:paraId="41B53394" w16cid:durableId="25F5EC88"/>
  <w16cid:commentId w16cid:paraId="395B1C68" w16cid:durableId="25F5ECC8"/>
  <w16cid:commentId w16cid:paraId="44B0E0FF" w16cid:durableId="25F5ED4F"/>
  <w16cid:commentId w16cid:paraId="1888035D" w16cid:durableId="25F5ED62"/>
  <w16cid:commentId w16cid:paraId="00668C31" w16cid:durableId="25F5F0B6"/>
  <w16cid:commentId w16cid:paraId="19B30F9C" w16cid:durableId="25F5F0EF"/>
  <w16cid:commentId w16cid:paraId="1B8A3992" w16cid:durableId="25F67F59"/>
  <w16cid:commentId w16cid:paraId="343F3ABD" w16cid:durableId="25F67FA7"/>
  <w16cid:commentId w16cid:paraId="5BA90605" w16cid:durableId="25F67FBD"/>
  <w16cid:commentId w16cid:paraId="61EBA71D" w16cid:durableId="25F68059"/>
  <w16cid:commentId w16cid:paraId="1EAB0CD2" w16cid:durableId="25F680D7"/>
  <w16cid:commentId w16cid:paraId="705B7432" w16cid:durableId="25F6811D"/>
  <w16cid:commentId w16cid:paraId="184556D7" w16cid:durableId="25F68278"/>
  <w16cid:commentId w16cid:paraId="72A6C6E0" w16cid:durableId="25F682A8"/>
  <w16cid:commentId w16cid:paraId="02D0C4EE" w16cid:durableId="25F73204"/>
  <w16cid:commentId w16cid:paraId="1BBC40B8" w16cid:durableId="25F732C3"/>
  <w16cid:commentId w16cid:paraId="6CA77A79" w16cid:durableId="25F732F1"/>
  <w16cid:commentId w16cid:paraId="18E7FDB9" w16cid:durableId="25F732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BBF88" w14:textId="77777777" w:rsidR="0065045E" w:rsidRDefault="0065045E">
      <w:pPr>
        <w:spacing w:after="0" w:line="240" w:lineRule="auto"/>
      </w:pPr>
      <w:r>
        <w:separator/>
      </w:r>
    </w:p>
  </w:endnote>
  <w:endnote w:type="continuationSeparator" w:id="0">
    <w:p w14:paraId="10456DAA" w14:textId="77777777" w:rsidR="0065045E" w:rsidRDefault="00650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994F8" w14:textId="77777777" w:rsidR="00B1296F" w:rsidRDefault="00523B7C">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5A3DE" w14:textId="77777777" w:rsidR="00B1296F" w:rsidRDefault="00523B7C">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A831" w14:textId="77777777" w:rsidR="00B1296F" w:rsidRDefault="00B1296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2A199" w14:textId="77777777" w:rsidR="0065045E" w:rsidRDefault="0065045E">
      <w:pPr>
        <w:spacing w:after="0" w:line="240" w:lineRule="auto"/>
      </w:pPr>
      <w:r>
        <w:separator/>
      </w:r>
    </w:p>
  </w:footnote>
  <w:footnote w:type="continuationSeparator" w:id="0">
    <w:p w14:paraId="08AD57AF" w14:textId="77777777" w:rsidR="0065045E" w:rsidRDefault="0065045E">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fia Timoudas">
    <w15:presenceInfo w15:providerId="AD" w15:userId="S::SofiaTimoudas@eversheds-sutherland.se::bf5c4241-3740-4502-b60d-709e28fe8481"/>
  </w15:person>
  <w15:person w15:author="Andreas Timoudas">
    <w15:presenceInfo w15:providerId="AD" w15:userId="S::andreas.timoudas@fcgfonder.se::60ec5418-15b6-44b7-b2b6-c58331979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96F"/>
    <w:rsid w:val="00004B6B"/>
    <w:rsid w:val="00010AF6"/>
    <w:rsid w:val="000C7BAB"/>
    <w:rsid w:val="000D3E38"/>
    <w:rsid w:val="0017125E"/>
    <w:rsid w:val="00186AFD"/>
    <w:rsid w:val="001A01C7"/>
    <w:rsid w:val="002308A3"/>
    <w:rsid w:val="00234A88"/>
    <w:rsid w:val="00260B43"/>
    <w:rsid w:val="002C3A7B"/>
    <w:rsid w:val="002E162A"/>
    <w:rsid w:val="002E217E"/>
    <w:rsid w:val="002F2BBE"/>
    <w:rsid w:val="00366756"/>
    <w:rsid w:val="003C28A5"/>
    <w:rsid w:val="003D12BE"/>
    <w:rsid w:val="003D425C"/>
    <w:rsid w:val="00425547"/>
    <w:rsid w:val="00492D74"/>
    <w:rsid w:val="005169DD"/>
    <w:rsid w:val="00523B7C"/>
    <w:rsid w:val="00580E56"/>
    <w:rsid w:val="005A7AC4"/>
    <w:rsid w:val="005D1085"/>
    <w:rsid w:val="005E008A"/>
    <w:rsid w:val="005F4E79"/>
    <w:rsid w:val="00610FC5"/>
    <w:rsid w:val="0062764D"/>
    <w:rsid w:val="0065045E"/>
    <w:rsid w:val="00661C2C"/>
    <w:rsid w:val="006869C7"/>
    <w:rsid w:val="00697A92"/>
    <w:rsid w:val="006A4FA8"/>
    <w:rsid w:val="0074246A"/>
    <w:rsid w:val="00747FD8"/>
    <w:rsid w:val="00781154"/>
    <w:rsid w:val="008431C0"/>
    <w:rsid w:val="008831F4"/>
    <w:rsid w:val="00884673"/>
    <w:rsid w:val="008A2ED0"/>
    <w:rsid w:val="008F7587"/>
    <w:rsid w:val="009A0C48"/>
    <w:rsid w:val="009C6FAF"/>
    <w:rsid w:val="00A3428C"/>
    <w:rsid w:val="00A647A8"/>
    <w:rsid w:val="00A64CD8"/>
    <w:rsid w:val="00A71B5C"/>
    <w:rsid w:val="00A824B2"/>
    <w:rsid w:val="00AF5132"/>
    <w:rsid w:val="00B1296F"/>
    <w:rsid w:val="00B2217B"/>
    <w:rsid w:val="00B2391F"/>
    <w:rsid w:val="00B37AFC"/>
    <w:rsid w:val="00B71919"/>
    <w:rsid w:val="00B733D0"/>
    <w:rsid w:val="00C37F51"/>
    <w:rsid w:val="00C67757"/>
    <w:rsid w:val="00C86A9C"/>
    <w:rsid w:val="00CD1E1B"/>
    <w:rsid w:val="00CE45A9"/>
    <w:rsid w:val="00D47902"/>
    <w:rsid w:val="00D560D5"/>
    <w:rsid w:val="00D6733E"/>
    <w:rsid w:val="00DD278F"/>
    <w:rsid w:val="00E46AFF"/>
    <w:rsid w:val="00E50FBC"/>
    <w:rsid w:val="00E631EF"/>
    <w:rsid w:val="00E774A8"/>
    <w:rsid w:val="00E80A6F"/>
    <w:rsid w:val="00F0659D"/>
    <w:rsid w:val="00F17323"/>
    <w:rsid w:val="00F37214"/>
    <w:rsid w:val="00F8109C"/>
    <w:rsid w:val="00F90BDF"/>
    <w:rsid w:val="00FB1C78"/>
    <w:rsid w:val="00FC574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F7951"/>
  <w15:docId w15:val="{74C13C4F-733C-466E-B796-3D9AF3408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8" w:line="316" w:lineRule="auto"/>
      <w:ind w:left="10" w:right="34"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336" w:line="265"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20" w:line="272" w:lineRule="auto"/>
      <w:ind w:left="10"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spacing w:after="337" w:line="314" w:lineRule="auto"/>
      <w:ind w:left="727" w:hanging="10"/>
      <w:outlineLvl w:val="2"/>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186AFD"/>
    <w:rPr>
      <w:sz w:val="16"/>
      <w:szCs w:val="16"/>
    </w:rPr>
  </w:style>
  <w:style w:type="paragraph" w:styleId="CommentText">
    <w:name w:val="annotation text"/>
    <w:basedOn w:val="Normal"/>
    <w:link w:val="CommentTextChar"/>
    <w:uiPriority w:val="99"/>
    <w:unhideWhenUsed/>
    <w:rsid w:val="00186AFD"/>
    <w:pPr>
      <w:spacing w:line="240" w:lineRule="auto"/>
    </w:pPr>
    <w:rPr>
      <w:szCs w:val="20"/>
    </w:rPr>
  </w:style>
  <w:style w:type="character" w:customStyle="1" w:styleId="CommentTextChar">
    <w:name w:val="Comment Text Char"/>
    <w:basedOn w:val="DefaultParagraphFont"/>
    <w:link w:val="CommentText"/>
    <w:uiPriority w:val="99"/>
    <w:rsid w:val="00186AFD"/>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186AFD"/>
    <w:rPr>
      <w:b/>
      <w:bCs/>
    </w:rPr>
  </w:style>
  <w:style w:type="character" w:customStyle="1" w:styleId="CommentSubjectChar">
    <w:name w:val="Comment Subject Char"/>
    <w:basedOn w:val="CommentTextChar"/>
    <w:link w:val="CommentSubject"/>
    <w:uiPriority w:val="99"/>
    <w:semiHidden/>
    <w:rsid w:val="00186AFD"/>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jpg"/><Relationship Id="rId39" Type="http://schemas.openxmlformats.org/officeDocument/2006/relationships/image" Target="media/image150.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4.jpg"/><Relationship Id="rId47" Type="http://schemas.openxmlformats.org/officeDocument/2006/relationships/footer" Target="footer2.xml"/><Relationship Id="rId50" Type="http://schemas.microsoft.com/office/2011/relationships/people" Target="peop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0.jpg"/><Relationship Id="rId29" Type="http://schemas.openxmlformats.org/officeDocument/2006/relationships/image" Target="media/image15.jp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130.jpg"/><Relationship Id="rId40" Type="http://schemas.openxmlformats.org/officeDocument/2006/relationships/image" Target="media/image160.jpg"/><Relationship Id="rId45" Type="http://schemas.openxmlformats.org/officeDocument/2006/relationships/image" Target="media/image27.jpg"/><Relationship Id="rId5" Type="http://schemas.openxmlformats.org/officeDocument/2006/relationships/footnotes" Target="footnotes.xml"/><Relationship Id="rId15" Type="http://schemas.openxmlformats.org/officeDocument/2006/relationships/image" Target="media/image28.jp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0.jpg"/><Relationship Id="rId31" Type="http://schemas.openxmlformats.org/officeDocument/2006/relationships/image" Target="media/image17.jpg"/><Relationship Id="rId44" Type="http://schemas.openxmlformats.org/officeDocument/2006/relationships/image" Target="media/image26.jp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5.jpg"/><Relationship Id="rId48"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140.jpg"/><Relationship Id="rId46" Type="http://schemas.openxmlformats.org/officeDocument/2006/relationships/footer" Target="footer1.xml"/><Relationship Id="rId20" Type="http://schemas.openxmlformats.org/officeDocument/2006/relationships/image" Target="media/image50.jp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66C04-C61A-4470-B24E-3959CB5E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22</Pages>
  <Words>4834</Words>
  <Characters>25623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Timoudas</dc:creator>
  <cp:keywords/>
  <cp:lastModifiedBy>Andreas Timoudas</cp:lastModifiedBy>
  <cp:revision>64</cp:revision>
  <dcterms:created xsi:type="dcterms:W3CDTF">2022-03-30T08:08:00Z</dcterms:created>
  <dcterms:modified xsi:type="dcterms:W3CDTF">2022-04-07T06:14:00Z</dcterms:modified>
</cp:coreProperties>
</file>